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C697" w14:textId="77777777" w:rsidR="00DD2E8A" w:rsidRPr="00350A4A" w:rsidRDefault="00DD2E8A" w:rsidP="00DD2E8A">
      <w:pPr>
        <w:rPr>
          <w:b/>
          <w:bCs/>
          <w:rPrChange w:id="0" w:author="A00041045 Leah Comerford" w:date="2025-11-24T16:13:00Z">
            <w:rPr/>
          </w:rPrChange>
        </w:rPr>
      </w:pPr>
      <w:r w:rsidRPr="00350A4A">
        <w:rPr>
          <w:b/>
          <w:bCs/>
          <w:rPrChange w:id="1" w:author="A00041045 Leah Comerford" w:date="2025-11-24T16:13:00Z">
            <w:rPr/>
          </w:rPrChange>
        </w:rPr>
        <w:t>Leah (Business Development)</w:t>
      </w:r>
    </w:p>
    <w:p w14:paraId="04756327" w14:textId="77777777" w:rsidR="00DD2E8A" w:rsidRPr="00240141" w:rsidRDefault="00DD2E8A" w:rsidP="00DD2E8A">
      <w:pPr>
        <w:rPr>
          <w:b/>
          <w:bCs/>
        </w:rPr>
      </w:pPr>
      <w:r w:rsidRPr="00240141">
        <w:rPr>
          <w:b/>
          <w:bCs/>
        </w:rPr>
        <w:t>The rise of data driven business models</w:t>
      </w:r>
    </w:p>
    <w:p w14:paraId="26698FE8" w14:textId="77777777" w:rsidR="00DD2E8A" w:rsidRDefault="00DD2E8A" w:rsidP="00DD2E8A">
      <w:pPr>
        <w:pStyle w:val="ListParagraph"/>
        <w:ind w:left="0"/>
      </w:pPr>
      <w:r>
        <w:t xml:space="preserve">In the early 2000’s a new type of business currency came around, user data. </w:t>
      </w:r>
      <w:sdt>
        <w:sdtPr>
          <w:id w:val="-1279712961"/>
          <w:citation/>
        </w:sdtPr>
        <w:sdtContent>
          <w:r>
            <w:fldChar w:fldCharType="begin"/>
          </w:r>
          <w:r>
            <w:instrText xml:space="preserve"> CITATION Bus24 \l 1033 </w:instrText>
          </w:r>
          <w:r>
            <w:fldChar w:fldCharType="separate"/>
          </w:r>
          <w:r>
            <w:rPr>
              <w:noProof/>
            </w:rPr>
            <w:t>(Business Money, 2024)</w:t>
          </w:r>
          <w:r>
            <w:fldChar w:fldCharType="end"/>
          </w:r>
        </w:sdtContent>
      </w:sdt>
      <w:r>
        <w:t xml:space="preserve"> stated that companies could target customers more successfully online by just using information as it was a lot more accessible and valuable. Many platforms including Google and Facebook started to use people’s personalized data, which in turn led to major profit </w:t>
      </w:r>
      <w:sdt>
        <w:sdtPr>
          <w:id w:val="-652527035"/>
          <w:citation/>
        </w:sdtPr>
        <w:sdtContent>
          <w:r>
            <w:fldChar w:fldCharType="begin"/>
          </w:r>
          <w:r>
            <w:instrText xml:space="preserve"> CITATION RTE25 \l 1033 </w:instrText>
          </w:r>
          <w:r>
            <w:fldChar w:fldCharType="separate"/>
          </w:r>
          <w:r>
            <w:rPr>
              <w:noProof/>
            </w:rPr>
            <w:t>(RTE, 2025)</w:t>
          </w:r>
          <w:r>
            <w:fldChar w:fldCharType="end"/>
          </w:r>
        </w:sdtContent>
      </w:sdt>
      <w:r>
        <w:t xml:space="preserve">. In December 2025, Meta stated that AI would be gradually rolled in to personalise content and ads for users </w:t>
      </w:r>
      <w:sdt>
        <w:sdtPr>
          <w:id w:val="1734745087"/>
          <w:citation/>
        </w:sdtPr>
        <w:sdtContent>
          <w:r>
            <w:fldChar w:fldCharType="begin"/>
          </w:r>
          <w:r>
            <w:instrText xml:space="preserve"> CITATION Met \l 1033 </w:instrText>
          </w:r>
          <w:r>
            <w:fldChar w:fldCharType="separate"/>
          </w:r>
          <w:r>
            <w:rPr>
              <w:noProof/>
            </w:rPr>
            <w:t>(Meta, n.d.)</w:t>
          </w:r>
          <w:r>
            <w:fldChar w:fldCharType="end"/>
          </w:r>
        </w:sdtContent>
      </w:sdt>
      <w:r>
        <w:t xml:space="preserve">. Over the past few years, stricter regulations have been brought in around how data is shared and collected, there were uncertain laws surrounding this issue in the past </w:t>
      </w:r>
      <w:sdt>
        <w:sdtPr>
          <w:id w:val="-1886626575"/>
          <w:citation/>
        </w:sdtPr>
        <w:sdtContent>
          <w:r>
            <w:fldChar w:fldCharType="begin"/>
          </w:r>
          <w:r>
            <w:instrText xml:space="preserve"> CITATION AC25 \l 1033 </w:instrText>
          </w:r>
          <w:r>
            <w:fldChar w:fldCharType="separate"/>
          </w:r>
          <w:r>
            <w:rPr>
              <w:noProof/>
            </w:rPr>
            <w:t>(AC, 2025)</w:t>
          </w:r>
          <w:r>
            <w:fldChar w:fldCharType="end"/>
          </w:r>
        </w:sdtContent>
      </w:sdt>
      <w:r>
        <w:t xml:space="preserve">. Gradually companies began to understand that data had not only information value, but also information value </w:t>
      </w:r>
      <w:sdt>
        <w:sdtPr>
          <w:id w:val="354537668"/>
          <w:citation/>
        </w:sdtPr>
        <w:sdtContent>
          <w:r>
            <w:fldChar w:fldCharType="begin"/>
          </w:r>
          <w:r>
            <w:instrText xml:space="preserve"> CITATION Est23 \l 1033 </w:instrText>
          </w:r>
          <w:r>
            <w:fldChar w:fldCharType="separate"/>
          </w:r>
          <w:r>
            <w:rPr>
              <w:noProof/>
            </w:rPr>
            <w:t>(Laarhoven-Smits, 2023)</w:t>
          </w:r>
          <w:r>
            <w:fldChar w:fldCharType="end"/>
          </w:r>
        </w:sdtContent>
      </w:sdt>
      <w:r>
        <w:t xml:space="preserve">. Over time, businesses started to realise that privacy was not only an issue for users, but also for companies </w:t>
      </w:r>
      <w:sdt>
        <w:sdtPr>
          <w:id w:val="-1238713454"/>
          <w:citation/>
        </w:sdtPr>
        <w:sdtContent>
          <w:r>
            <w:fldChar w:fldCharType="begin"/>
          </w:r>
          <w:r>
            <w:instrText xml:space="preserve"> CITATION Ale \l 1033 </w:instrText>
          </w:r>
          <w:r>
            <w:fldChar w:fldCharType="separate"/>
          </w:r>
          <w:r>
            <w:rPr>
              <w:noProof/>
            </w:rPr>
            <w:t>(Smith, n.d.)</w:t>
          </w:r>
          <w:r>
            <w:fldChar w:fldCharType="end"/>
          </w:r>
        </w:sdtContent>
      </w:sdt>
      <w:r>
        <w:t>.</w:t>
      </w:r>
    </w:p>
    <w:p w14:paraId="3AC28EB9" w14:textId="77777777" w:rsidR="00DD2E8A" w:rsidRDefault="00DD2E8A" w:rsidP="00DD2E8A">
      <w:pPr>
        <w:pStyle w:val="ListParagraph"/>
        <w:ind w:left="0"/>
      </w:pPr>
    </w:p>
    <w:p w14:paraId="54EA2812" w14:textId="77777777" w:rsidR="00DD2E8A" w:rsidRPr="00240141" w:rsidRDefault="00DD2E8A" w:rsidP="00DD2E8A">
      <w:pPr>
        <w:rPr>
          <w:b/>
          <w:bCs/>
          <w:rPrChange w:id="2" w:author="A00041045 Leah Comerford" w:date="2025-11-24T14:52:00Z">
            <w:rPr/>
          </w:rPrChange>
        </w:rPr>
      </w:pPr>
      <w:r w:rsidRPr="00240141">
        <w:rPr>
          <w:b/>
          <w:bCs/>
          <w:rPrChange w:id="3" w:author="A00041045 Leah Comerford" w:date="2025-11-24T14:52:00Z">
            <w:rPr/>
          </w:rPrChange>
        </w:rPr>
        <w:t>Regulation and business transformation</w:t>
      </w:r>
    </w:p>
    <w:p w14:paraId="361024B7" w14:textId="77777777" w:rsidR="00DD2E8A" w:rsidDel="006836D7" w:rsidRDefault="00DD2E8A" w:rsidP="00DD2E8A">
      <w:pPr>
        <w:rPr>
          <w:del w:id="4" w:author="A00041045 Leah Comerford" w:date="2025-11-24T14:51:00Z"/>
        </w:rPr>
      </w:pPr>
      <w:r>
        <w:t xml:space="preserve">The laws around how user’s data was handled dramatically changed when the GPDR came in. In the past, the laws were not as </w:t>
      </w:r>
      <w:proofErr w:type="gramStart"/>
      <w:r>
        <w:t>strict</w:t>
      </w:r>
      <w:proofErr w:type="gramEnd"/>
      <w:r>
        <w:t xml:space="preserve"> and companies and businesses had </w:t>
      </w:r>
      <w:proofErr w:type="gramStart"/>
      <w:r>
        <w:t>more free</w:t>
      </w:r>
      <w:proofErr w:type="gramEnd"/>
      <w:r>
        <w:t xml:space="preserve"> will to do what they wanted with this data. After the GPRD came into place, businesses were forced to change the way they handled this data to meet compliance standards, this cost approximately 58% businesses in Ireland between </w:t>
      </w:r>
      <w:r w:rsidRPr="00E900C8">
        <w:t>€50,000 and €250,000</w:t>
      </w:r>
      <w:r>
        <w:t xml:space="preserve"> to provide training and pay for relevant costs </w:t>
      </w:r>
      <w:sdt>
        <w:sdtPr>
          <w:id w:val="1395472734"/>
          <w:citation/>
        </w:sdtPr>
        <w:sdtContent>
          <w:r>
            <w:fldChar w:fldCharType="begin"/>
          </w:r>
          <w:r w:rsidRPr="00240141">
            <w:rPr>
              <w:lang w:val="en-IE"/>
            </w:rPr>
            <w:instrText xml:space="preserve"> CITATION McC18 \l 6153 </w:instrText>
          </w:r>
          <w:r>
            <w:fldChar w:fldCharType="separate"/>
          </w:r>
          <w:r w:rsidRPr="00240141">
            <w:rPr>
              <w:noProof/>
              <w:lang w:val="en-IE"/>
              <w:rPrChange w:id="5" w:author="A00041045 Leah Comerford" w:date="2025-11-24T14:33:00Z">
                <w:rPr/>
              </w:rPrChange>
            </w:rPr>
            <w:t>(McCannFitzgerald, 2018)</w:t>
          </w:r>
          <w:r>
            <w:fldChar w:fldCharType="end"/>
          </w:r>
        </w:sdtContent>
      </w:sdt>
      <w:r>
        <w:t xml:space="preserve">. Many of these businesses were required to add consent forms and hire data protection officers </w:t>
      </w:r>
      <w:sdt>
        <w:sdtPr>
          <w:id w:val="-1744252956"/>
          <w:citation/>
        </w:sdtPr>
        <w:sdtContent>
          <w:r>
            <w:fldChar w:fldCharType="begin"/>
          </w:r>
          <w:r w:rsidRPr="00240141">
            <w:rPr>
              <w:lang w:val="en-IE"/>
            </w:rPr>
            <w:instrText xml:space="preserve"> CITATION Gee25 \l 6153 </w:instrText>
          </w:r>
          <w:r>
            <w:fldChar w:fldCharType="separate"/>
          </w:r>
          <w:r w:rsidRPr="00240141">
            <w:rPr>
              <w:noProof/>
              <w:lang w:val="en-IE"/>
            </w:rPr>
            <w:t>(GeeksForGeeks, 2025)</w:t>
          </w:r>
          <w:r>
            <w:fldChar w:fldCharType="end"/>
          </w:r>
        </w:sdtContent>
      </w:sdt>
      <w:r>
        <w:t xml:space="preserve">. In May 2023, Meta received a fine of 1.2 billion euros for breaching GPDR </w:t>
      </w:r>
      <w:sdt>
        <w:sdtPr>
          <w:id w:val="1249390925"/>
          <w:citation/>
        </w:sdtPr>
        <w:sdtContent>
          <w:r>
            <w:fldChar w:fldCharType="begin"/>
          </w:r>
          <w:r w:rsidRPr="00240141">
            <w:rPr>
              <w:lang w:val="en-IE"/>
            </w:rPr>
            <w:instrText xml:space="preserve"> CITATION She23 \l 6153 </w:instrText>
          </w:r>
          <w:r>
            <w:fldChar w:fldCharType="separate"/>
          </w:r>
          <w:r w:rsidRPr="00240141">
            <w:rPr>
              <w:noProof/>
              <w:lang w:val="en-IE"/>
              <w:rPrChange w:id="6" w:author="A00041045 Leah Comerford" w:date="2025-11-24T14:42:00Z">
                <w:rPr/>
              </w:rPrChange>
            </w:rPr>
            <w:t>(Kramer, 2023)</w:t>
          </w:r>
          <w:r>
            <w:fldChar w:fldCharType="end"/>
          </w:r>
        </w:sdtContent>
      </w:sdt>
      <w:r>
        <w:t xml:space="preserve">, this caused a lot of backlashes towards the company. It became clear that it was important to take data protection into consideration for both a business strategy and social responsibility </w:t>
      </w:r>
      <w:sdt>
        <w:sdtPr>
          <w:id w:val="-2088916735"/>
          <w:citation/>
        </w:sdtPr>
        <w:sdtContent>
          <w:r>
            <w:fldChar w:fldCharType="begin"/>
          </w:r>
          <w:r w:rsidRPr="00240141">
            <w:rPr>
              <w:lang w:val="en-IE"/>
            </w:rPr>
            <w:instrText xml:space="preserve"> CITATION IBM \l 6153 </w:instrText>
          </w:r>
          <w:r>
            <w:fldChar w:fldCharType="separate"/>
          </w:r>
          <w:r w:rsidRPr="00240141">
            <w:rPr>
              <w:noProof/>
              <w:lang w:val="en-IE"/>
              <w:rPrChange w:id="7" w:author="A00041045 Leah Comerford" w:date="2025-11-24T14:47:00Z">
                <w:rPr/>
              </w:rPrChange>
            </w:rPr>
            <w:t>(IBM, n.d.)</w:t>
          </w:r>
          <w:r>
            <w:fldChar w:fldCharType="end"/>
          </w:r>
        </w:sdtContent>
      </w:sdt>
      <w:r>
        <w:t>. These laws created a demand for more roles like cybersecurity</w:t>
      </w:r>
      <w:sdt>
        <w:sdtPr>
          <w:id w:val="283164018"/>
          <w:citation/>
        </w:sdtPr>
        <w:sdtContent>
          <w:r>
            <w:fldChar w:fldCharType="begin"/>
          </w:r>
          <w:r w:rsidRPr="00240141">
            <w:rPr>
              <w:lang w:val="en-IE"/>
            </w:rPr>
            <w:instrText xml:space="preserve"> CITATION GPD \l 6153 </w:instrText>
          </w:r>
          <w:r>
            <w:fldChar w:fldCharType="separate"/>
          </w:r>
          <w:r w:rsidRPr="00240141">
            <w:rPr>
              <w:noProof/>
              <w:lang w:val="en-IE"/>
            </w:rPr>
            <w:t xml:space="preserve"> </w:t>
          </w:r>
          <w:r w:rsidRPr="00240141">
            <w:rPr>
              <w:noProof/>
              <w:lang w:val="en-IE"/>
              <w:rPrChange w:id="8" w:author="A00041045 Leah Comerford" w:date="2025-11-24T14:52:00Z">
                <w:rPr/>
              </w:rPrChange>
            </w:rPr>
            <w:t>(GPDR Advisor, n.d.)</w:t>
          </w:r>
          <w:r>
            <w:fldChar w:fldCharType="end"/>
          </w:r>
        </w:sdtContent>
      </w:sdt>
    </w:p>
    <w:p w14:paraId="245D42B8" w14:textId="77777777" w:rsidR="00DD2E8A" w:rsidRDefault="00DD2E8A" w:rsidP="00DD2E8A">
      <w:pPr>
        <w:pStyle w:val="ListParagraph"/>
        <w:ind w:left="360"/>
        <w:rPr>
          <w:ins w:id="9" w:author="A00041045 Leah Comerford" w:date="2025-11-24T14:52:00Z"/>
        </w:rPr>
        <w:pPrChange w:id="10" w:author="A00041045 Leah Comerford" w:date="2025-11-24T16:14:00Z">
          <w:pPr/>
        </w:pPrChange>
      </w:pPr>
    </w:p>
    <w:p w14:paraId="28D55633" w14:textId="77777777" w:rsidR="00DD2E8A" w:rsidRPr="00240141" w:rsidRDefault="00DD2E8A" w:rsidP="00DD2E8A">
      <w:pPr>
        <w:rPr>
          <w:b/>
          <w:bCs/>
        </w:rPr>
      </w:pPr>
      <w:r w:rsidRPr="00240141">
        <w:rPr>
          <w:b/>
          <w:bCs/>
        </w:rPr>
        <w:t>Privacy as a competitive advantage</w:t>
      </w:r>
    </w:p>
    <w:p w14:paraId="1B58B5B3" w14:textId="77777777" w:rsidR="00DD2E8A" w:rsidRDefault="00DD2E8A" w:rsidP="00DD2E8A">
      <w:r>
        <w:t xml:space="preserve">Privacy is no longer considered only a legal requirement, but a way to build a business’ reputation. The rising concern over user privacy has made businesses more aware of how important it is to be trustworthy with user’s data as it is a key factor in competition </w:t>
      </w:r>
      <w:sdt>
        <w:sdtPr>
          <w:id w:val="-1434276572"/>
          <w:citation/>
        </w:sdtPr>
        <w:sdtContent>
          <w:r>
            <w:fldChar w:fldCharType="begin"/>
          </w:r>
          <w:r w:rsidRPr="00240141">
            <w:rPr>
              <w:lang w:val="en-IE"/>
            </w:rPr>
            <w:instrText xml:space="preserve"> CITATION Swi20 \l 6153 </w:instrText>
          </w:r>
          <w:r>
            <w:fldChar w:fldCharType="separate"/>
          </w:r>
          <w:r w:rsidRPr="00240141">
            <w:rPr>
              <w:noProof/>
              <w:lang w:val="en-IE"/>
              <w:rPrChange w:id="11" w:author="A00041045 Leah Comerford" w:date="2025-11-24T15:02:00Z">
                <w:rPr/>
              </w:rPrChange>
            </w:rPr>
            <w:t>(Goswami, 2020)</w:t>
          </w:r>
          <w:r>
            <w:fldChar w:fldCharType="end"/>
          </w:r>
        </w:sdtContent>
      </w:sdt>
      <w:r>
        <w:t xml:space="preserve">. Companies like apple use privacy as part of their brand by building attracting customers who care about security, which in turn leads to brand loyalty </w:t>
      </w:r>
      <w:sdt>
        <w:sdtPr>
          <w:id w:val="1214468934"/>
          <w:citation/>
        </w:sdtPr>
        <w:sdtContent>
          <w:r>
            <w:fldChar w:fldCharType="begin"/>
          </w:r>
          <w:r w:rsidRPr="00240141">
            <w:rPr>
              <w:lang w:val="en-IE"/>
            </w:rPr>
            <w:instrText xml:space="preserve"> CITATION UMA25 \l 6153 </w:instrText>
          </w:r>
          <w:r>
            <w:fldChar w:fldCharType="separate"/>
          </w:r>
          <w:r w:rsidRPr="00240141">
            <w:rPr>
              <w:noProof/>
              <w:lang w:val="en-IE"/>
              <w:rPrChange w:id="12" w:author="A00041045 Leah Comerford" w:date="2025-11-24T15:08:00Z">
                <w:rPr/>
              </w:rPrChange>
            </w:rPr>
            <w:t>(UMATechnology, 2025)</w:t>
          </w:r>
          <w:r>
            <w:fldChar w:fldCharType="end"/>
          </w:r>
        </w:sdtContent>
      </w:sdt>
      <w:r>
        <w:t xml:space="preserve">. According to a Deloitte survey, 81% of customers reported that having trust in a company’s data practices affects their decision of whether to purchase their product </w:t>
      </w:r>
      <w:sdt>
        <w:sdtPr>
          <w:id w:val="586118251"/>
          <w:citation/>
        </w:sdtPr>
        <w:sdtContent>
          <w:r>
            <w:fldChar w:fldCharType="begin"/>
          </w:r>
          <w:r w:rsidRPr="00240141">
            <w:rPr>
              <w:lang w:val="en-IE"/>
            </w:rPr>
            <w:instrText xml:space="preserve"> CITATION Dan25 \l 6153 </w:instrText>
          </w:r>
          <w:r>
            <w:fldChar w:fldCharType="separate"/>
          </w:r>
          <w:r w:rsidRPr="00240141">
            <w:rPr>
              <w:noProof/>
              <w:lang w:val="en-IE"/>
              <w:rPrChange w:id="13" w:author="A00041045 Leah Comerford" w:date="2025-11-24T15:12:00Z">
                <w:rPr/>
              </w:rPrChange>
            </w:rPr>
            <w:t>(Akomolafe, 2025)</w:t>
          </w:r>
          <w:r>
            <w:fldChar w:fldCharType="end"/>
          </w:r>
        </w:sdtContent>
      </w:sdt>
      <w:r>
        <w:t xml:space="preserve">. Acting responsibly with data helps keep customers loyal while also strengthening the companies brand image </w:t>
      </w:r>
      <w:sdt>
        <w:sdtPr>
          <w:id w:val="-1365434793"/>
          <w:citation/>
        </w:sdtPr>
        <w:sdtContent>
          <w:r>
            <w:fldChar w:fldCharType="begin"/>
          </w:r>
          <w:r w:rsidRPr="00240141">
            <w:rPr>
              <w:lang w:val="en-IE"/>
            </w:rPr>
            <w:instrText xml:space="preserve"> CITATION Sal24 \l 6153 </w:instrText>
          </w:r>
          <w:r>
            <w:fldChar w:fldCharType="separate"/>
          </w:r>
          <w:r w:rsidRPr="00240141">
            <w:rPr>
              <w:noProof/>
              <w:lang w:val="en-IE"/>
              <w:rPrChange w:id="14" w:author="A00041045 Leah Comerford" w:date="2025-11-24T15:15:00Z">
                <w:rPr/>
              </w:rPrChange>
            </w:rPr>
            <w:t>(Allen, 2024)</w:t>
          </w:r>
          <w:r>
            <w:fldChar w:fldCharType="end"/>
          </w:r>
        </w:sdtContent>
      </w:sdt>
      <w:r>
        <w:t xml:space="preserve">. Like a company’s reputation of their products quality, their reputation of trust is equally as important. </w:t>
      </w:r>
    </w:p>
    <w:p w14:paraId="353F5F55" w14:textId="77777777" w:rsidR="00DD2E8A" w:rsidRPr="00240141" w:rsidRDefault="00DD2E8A" w:rsidP="00DD2E8A">
      <w:pPr>
        <w:pStyle w:val="ListParagraph"/>
        <w:ind w:left="360"/>
        <w:rPr>
          <w:b/>
          <w:bCs/>
        </w:rPr>
      </w:pPr>
    </w:p>
    <w:p w14:paraId="5B390868" w14:textId="77777777" w:rsidR="00DD2E8A" w:rsidRPr="00240141" w:rsidRDefault="00DD2E8A" w:rsidP="00DD2E8A">
      <w:pPr>
        <w:rPr>
          <w:b/>
          <w:bCs/>
        </w:rPr>
      </w:pPr>
      <w:r w:rsidRPr="00240141">
        <w:rPr>
          <w:b/>
          <w:bCs/>
        </w:rPr>
        <w:t>Corporate Digital Responsibility and Ethics.</w:t>
      </w:r>
    </w:p>
    <w:p w14:paraId="36047764" w14:textId="77777777" w:rsidR="00DD2E8A" w:rsidRPr="00077BC6" w:rsidRDefault="00DD2E8A" w:rsidP="00DD2E8A">
      <w:r>
        <w:t xml:space="preserve">Corporate digital responsibility refers to certain practices and behaviors businesses use to ethically manage technology and data </w:t>
      </w:r>
      <w:sdt>
        <w:sdtPr>
          <w:id w:val="1229659160"/>
          <w:citation/>
        </w:sdtPr>
        <w:sdtContent>
          <w:r>
            <w:fldChar w:fldCharType="begin"/>
          </w:r>
          <w:r w:rsidRPr="00240141">
            <w:rPr>
              <w:lang w:val="en-IE"/>
            </w:rPr>
            <w:instrText xml:space="preserve"> CITATION Cor \l 6153 </w:instrText>
          </w:r>
          <w:r>
            <w:fldChar w:fldCharType="separate"/>
          </w:r>
          <w:r w:rsidRPr="00240141">
            <w:rPr>
              <w:noProof/>
              <w:lang w:val="en-IE"/>
              <w:rPrChange w:id="15" w:author="A00041045 Leah Comerford" w:date="2025-11-24T15:22:00Z">
                <w:rPr/>
              </w:rPrChange>
            </w:rPr>
            <w:t>(CorporateDigitalResponsibility, n.d.)</w:t>
          </w:r>
          <w:r>
            <w:fldChar w:fldCharType="end"/>
          </w:r>
        </w:sdtContent>
      </w:sdt>
      <w:r>
        <w:t xml:space="preserve">. Businesses must ensure they are transparent with the users to ensure their data is being stored securely explaining what information is being collected by using privacy statements </w:t>
      </w:r>
      <w:sdt>
        <w:sdtPr>
          <w:id w:val="-1775705835"/>
          <w:citation/>
        </w:sdtPr>
        <w:sdtContent>
          <w:r>
            <w:fldChar w:fldCharType="begin"/>
          </w:r>
          <w:r w:rsidRPr="00240141">
            <w:rPr>
              <w:lang w:val="en-IE"/>
            </w:rPr>
            <w:instrText xml:space="preserve"> CITATION EY24 \l 6153 </w:instrText>
          </w:r>
          <w:r>
            <w:fldChar w:fldCharType="separate"/>
          </w:r>
          <w:r w:rsidRPr="00240141">
            <w:rPr>
              <w:noProof/>
              <w:lang w:val="en-IE"/>
              <w:rPrChange w:id="16" w:author="A00041045 Leah Comerford" w:date="2025-11-24T15:27:00Z">
                <w:rPr/>
              </w:rPrChange>
            </w:rPr>
            <w:t>(EY, 2024)</w:t>
          </w:r>
          <w:r>
            <w:fldChar w:fldCharType="end"/>
          </w:r>
        </w:sdtContent>
      </w:sdt>
      <w:r>
        <w:t xml:space="preserve">.  Companies must use AI ethically to ensure that artificial intelligence systems are fair and transparent to prevent ethical issues and maintain customer trust </w:t>
      </w:r>
      <w:sdt>
        <w:sdtPr>
          <w:id w:val="-1090782286"/>
          <w:citation/>
        </w:sdtPr>
        <w:sdtContent>
          <w:r>
            <w:fldChar w:fldCharType="begin"/>
          </w:r>
          <w:r w:rsidRPr="00240141">
            <w:rPr>
              <w:lang w:val="en-IE"/>
            </w:rPr>
            <w:instrText xml:space="preserve"> CITATION IBM1 \l 6153 </w:instrText>
          </w:r>
          <w:r>
            <w:fldChar w:fldCharType="separate"/>
          </w:r>
          <w:r w:rsidRPr="00240141">
            <w:rPr>
              <w:noProof/>
              <w:lang w:val="en-IE"/>
              <w:rPrChange w:id="17" w:author="A00041045 Leah Comerford" w:date="2025-11-24T15:30:00Z">
                <w:rPr/>
              </w:rPrChange>
            </w:rPr>
            <w:t>(IBM, n.d.)</w:t>
          </w:r>
          <w:r>
            <w:fldChar w:fldCharType="end"/>
          </w:r>
        </w:sdtContent>
      </w:sdt>
      <w:r w:rsidRPr="00240141">
        <w:rPr>
          <w:lang w:val="en-IE"/>
        </w:rPr>
        <w:t xml:space="preserve">. Strong cybersecurity measures must be put in place by businesses </w:t>
      </w:r>
      <w:proofErr w:type="gramStart"/>
      <w:r w:rsidRPr="00240141">
        <w:rPr>
          <w:lang w:val="en-IE"/>
        </w:rPr>
        <w:t>in order to</w:t>
      </w:r>
      <w:proofErr w:type="gramEnd"/>
      <w:r w:rsidRPr="00240141">
        <w:rPr>
          <w:lang w:val="en-IE"/>
        </w:rPr>
        <w:t xml:space="preserve"> protect customer data and prevent privacy issues </w:t>
      </w:r>
      <w:sdt>
        <w:sdtPr>
          <w:id w:val="675551678"/>
          <w:citation/>
        </w:sdtPr>
        <w:sdtContent>
          <w:r>
            <w:fldChar w:fldCharType="begin"/>
          </w:r>
          <w:r w:rsidRPr="00240141">
            <w:rPr>
              <w:lang w:val="en-IE"/>
            </w:rPr>
            <w:instrText xml:space="preserve"> CITATION Leg25 \l 6153 </w:instrText>
          </w:r>
          <w:r>
            <w:fldChar w:fldCharType="separate"/>
          </w:r>
          <w:r w:rsidRPr="00240141">
            <w:rPr>
              <w:noProof/>
              <w:lang w:val="en-IE"/>
              <w:rPrChange w:id="18" w:author="A00041045 Leah Comerford" w:date="2025-11-24T15:38:00Z">
                <w:rPr/>
              </w:rPrChange>
            </w:rPr>
            <w:t>(Legal Clarity, 2025)</w:t>
          </w:r>
          <w:r>
            <w:fldChar w:fldCharType="end"/>
          </w:r>
        </w:sdtContent>
      </w:sdt>
      <w:r>
        <w:t xml:space="preserve">. Many companies hire data protection officers to ensure compliance and responsible behavior to ensure they follow the GPRD regulations </w:t>
      </w:r>
      <w:sdt>
        <w:sdtPr>
          <w:id w:val="-1049454347"/>
          <w:citation/>
        </w:sdtPr>
        <w:sdtContent>
          <w:r>
            <w:fldChar w:fldCharType="begin"/>
          </w:r>
          <w:r w:rsidRPr="00240141">
            <w:rPr>
              <w:lang w:val="en-IE"/>
            </w:rPr>
            <w:instrText xml:space="preserve"> CITATION UCD \l 6153 </w:instrText>
          </w:r>
          <w:r>
            <w:fldChar w:fldCharType="separate"/>
          </w:r>
          <w:r w:rsidRPr="00240141">
            <w:rPr>
              <w:noProof/>
              <w:lang w:val="en-IE"/>
              <w:rPrChange w:id="19" w:author="A00041045 Leah Comerford" w:date="2025-11-24T15:42:00Z">
                <w:rPr/>
              </w:rPrChange>
            </w:rPr>
            <w:t>(UCD, n.d.)</w:t>
          </w:r>
          <w:r>
            <w:fldChar w:fldCharType="end"/>
          </w:r>
        </w:sdtContent>
      </w:sdt>
      <w:r>
        <w:t xml:space="preserve">. </w:t>
      </w:r>
    </w:p>
    <w:p w14:paraId="64650999" w14:textId="77777777" w:rsidR="00DD2E8A" w:rsidRPr="00240141" w:rsidRDefault="00DD2E8A" w:rsidP="00DD2E8A">
      <w:pPr>
        <w:rPr>
          <w:b/>
          <w:bCs/>
        </w:rPr>
      </w:pPr>
      <w:r w:rsidRPr="00240141">
        <w:rPr>
          <w:b/>
          <w:bCs/>
        </w:rPr>
        <w:t xml:space="preserve">The Future Business Landscape </w:t>
      </w:r>
    </w:p>
    <w:p w14:paraId="132E1D5C" w14:textId="77777777" w:rsidR="00DD2E8A" w:rsidRDefault="00DD2E8A" w:rsidP="00DD2E8A">
      <w:pPr>
        <w:rPr>
          <w:ins w:id="20" w:author="A00037046 Matthew Cannon" w:date="2025-11-26T16:30:00Z" w16du:dateUtc="2025-11-26T16:30:49Z"/>
        </w:rPr>
      </w:pPr>
      <w:r>
        <w:t xml:space="preserve">Over time businesses will move towards relying on technology to reduce manual labor for a faster and more effective workflow </w:t>
      </w:r>
      <w:sdt>
        <w:sdtPr>
          <w:id w:val="-529570537"/>
          <w:citation/>
        </w:sdtPr>
        <w:sdtContent>
          <w:r>
            <w:fldChar w:fldCharType="begin"/>
          </w:r>
          <w:r>
            <w:rPr>
              <w:lang w:val="en-IE"/>
            </w:rPr>
            <w:instrText xml:space="preserve"> CITATION bai25 \l 6153 </w:instrText>
          </w:r>
          <w:r>
            <w:fldChar w:fldCharType="separate"/>
          </w:r>
          <w:r w:rsidRPr="00E82ED9">
            <w:rPr>
              <w:noProof/>
              <w:lang w:val="en-IE"/>
              <w:rPrChange w:id="21" w:author="A00041045 Leah Comerford" w:date="2025-11-24T15:51:00Z">
                <w:rPr/>
              </w:rPrChange>
            </w:rPr>
            <w:t>(bairesdev, 2025)</w:t>
          </w:r>
          <w:r>
            <w:fldChar w:fldCharType="end"/>
          </w:r>
        </w:sdtContent>
      </w:sdt>
      <w:r>
        <w:t xml:space="preserve">. As people continue to work from home, it is crucial for user data protection to be secured to protect them from data breaches and cyberattacks as they become more prevalent as home systems are generally less secure </w:t>
      </w:r>
      <w:sdt>
        <w:sdtPr>
          <w:id w:val="364644674"/>
          <w:citation/>
        </w:sdtPr>
        <w:sdtContent>
          <w:r>
            <w:fldChar w:fldCharType="begin"/>
          </w:r>
          <w:r>
            <w:rPr>
              <w:lang w:val="en-IE"/>
            </w:rPr>
            <w:instrText xml:space="preserve"> CITATION GDP \l 6153 </w:instrText>
          </w:r>
          <w:r>
            <w:fldChar w:fldCharType="separate"/>
          </w:r>
          <w:r w:rsidRPr="00014C98">
            <w:rPr>
              <w:noProof/>
              <w:lang w:val="en-IE"/>
              <w:rPrChange w:id="22" w:author="A00041045 Leah Comerford" w:date="2025-11-24T16:03:00Z">
                <w:rPr/>
              </w:rPrChange>
            </w:rPr>
            <w:t>(GDPR Advisor, n.d.)</w:t>
          </w:r>
          <w:r>
            <w:fldChar w:fldCharType="end"/>
          </w:r>
        </w:sdtContent>
      </w:sdt>
      <w:r>
        <w:t xml:space="preserve">. Users are becoming more aware of how their data is being used so companies will have to ensure they are transparent and give users control over their information </w:t>
      </w:r>
      <w:sdt>
        <w:sdtPr>
          <w:id w:val="-1781712747"/>
          <w:citation/>
        </w:sdtPr>
        <w:sdtContent>
          <w:r>
            <w:fldChar w:fldCharType="begin"/>
          </w:r>
          <w:r>
            <w:rPr>
              <w:lang w:val="en-IE"/>
            </w:rPr>
            <w:instrText xml:space="preserve"> CITATION Ris25 \l 6153 </w:instrText>
          </w:r>
          <w:r>
            <w:fldChar w:fldCharType="separate"/>
          </w:r>
          <w:r w:rsidRPr="0001692F">
            <w:rPr>
              <w:noProof/>
              <w:lang w:val="en-IE"/>
              <w:rPrChange w:id="23" w:author="A00041045 Leah Comerford" w:date="2025-11-24T16:06:00Z">
                <w:rPr/>
              </w:rPrChange>
            </w:rPr>
            <w:t>(Riskrecon, 2025)</w:t>
          </w:r>
          <w:r>
            <w:fldChar w:fldCharType="end"/>
          </w:r>
        </w:sdtContent>
      </w:sdt>
      <w:r>
        <w:t>. As new privacy laws set into place, businesses will have to follow strict rules to ensure customer loyalty and protect their brand image.</w:t>
      </w:r>
    </w:p>
    <w:sdt>
      <w:sdtPr>
        <w:id w:val="104781253"/>
        <w:docPartObj>
          <w:docPartGallery w:val="Bibliographies"/>
          <w:docPartUnique/>
        </w:docPartObj>
      </w:sdtPr>
      <w:sdtEndPr>
        <w:rPr>
          <w:rFonts w:asciiTheme="minorHAnsi" w:eastAsiaTheme="minorEastAsia" w:hAnsiTheme="minorHAnsi" w:cstheme="minorBidi"/>
          <w:color w:val="auto"/>
          <w:sz w:val="24"/>
          <w:szCs w:val="24"/>
          <w:lang w:val="en-US" w:eastAsia="ja-JP"/>
        </w:rPr>
      </w:sdtEndPr>
      <w:sdtContent>
        <w:p w14:paraId="6B28FFAD" w14:textId="77777777" w:rsidR="00DD2E8A" w:rsidRDefault="00DD2E8A" w:rsidP="00DD2E8A">
          <w:pPr>
            <w:pStyle w:val="Heading1"/>
          </w:pPr>
          <w:r>
            <w:t>References</w:t>
          </w:r>
        </w:p>
        <w:sdt>
          <w:sdtPr>
            <w:id w:val="-573587230"/>
            <w:bibliography/>
          </w:sdtPr>
          <w:sdtContent>
            <w:p w14:paraId="1EE584F7" w14:textId="77777777" w:rsidR="00DD2E8A" w:rsidRDefault="00DD2E8A" w:rsidP="00DD2E8A">
              <w:pPr>
                <w:pStyle w:val="Bibliography"/>
                <w:ind w:left="720" w:hanging="720"/>
                <w:rPr>
                  <w:noProof/>
                </w:rPr>
              </w:pPr>
              <w:r>
                <w:fldChar w:fldCharType="begin"/>
              </w:r>
              <w:r>
                <w:instrText xml:space="preserve"> BIBLIOGRAPHY </w:instrText>
              </w:r>
              <w:r>
                <w:fldChar w:fldCharType="separate"/>
              </w:r>
              <w:r>
                <w:rPr>
                  <w:noProof/>
                </w:rPr>
                <w:t xml:space="preserve">AC. (2025, 03 18). </w:t>
              </w:r>
              <w:r>
                <w:rPr>
                  <w:i/>
                  <w:iCs/>
                  <w:noProof/>
                </w:rPr>
                <w:t>Part Two: Harnessing the power of data – data access and product design under the Data Act</w:t>
              </w:r>
              <w:r>
                <w:rPr>
                  <w:noProof/>
                </w:rPr>
                <w:t>. Retrieved from AC: https://www.arthurcox.com/knowledge/part-two-harnessing-the-power-of-data-data-access-and-product-design-under-the-data-act/</w:t>
              </w:r>
            </w:p>
            <w:p w14:paraId="662AA79C" w14:textId="77777777" w:rsidR="00DD2E8A" w:rsidRDefault="00DD2E8A" w:rsidP="00DD2E8A">
              <w:pPr>
                <w:pStyle w:val="Bibliography"/>
                <w:ind w:left="720" w:hanging="720"/>
                <w:rPr>
                  <w:noProof/>
                </w:rPr>
              </w:pPr>
              <w:r>
                <w:rPr>
                  <w:noProof/>
                </w:rPr>
                <w:t xml:space="preserve">Akomolafe, D. (2025, 08 11). </w:t>
              </w:r>
              <w:r>
                <w:rPr>
                  <w:i/>
                  <w:iCs/>
                  <w:noProof/>
                </w:rPr>
                <w:t>Beyond Compliance: Why Data Privacy Can Be a Competitive Advantage</w:t>
              </w:r>
              <w:r>
                <w:rPr>
                  <w:noProof/>
                </w:rPr>
                <w:t>. Retrieved from EM360: https://em360tech.com/tech-articles/beyond-compliance-why-data-privacy-can-be-competitive-advantage</w:t>
              </w:r>
            </w:p>
            <w:p w14:paraId="0D6CE823" w14:textId="77777777" w:rsidR="00DD2E8A" w:rsidRDefault="00DD2E8A" w:rsidP="00DD2E8A">
              <w:pPr>
                <w:pStyle w:val="Bibliography"/>
                <w:ind w:left="720" w:hanging="720"/>
                <w:rPr>
                  <w:noProof/>
                </w:rPr>
              </w:pPr>
              <w:r>
                <w:rPr>
                  <w:noProof/>
                </w:rPr>
                <w:t xml:space="preserve">Allen, S. (2024, 11 05). </w:t>
              </w:r>
              <w:r>
                <w:rPr>
                  <w:i/>
                  <w:iCs/>
                  <w:noProof/>
                </w:rPr>
                <w:t>Brand Equity Explained: How to Build and Measure Success</w:t>
              </w:r>
              <w:r>
                <w:rPr>
                  <w:noProof/>
                </w:rPr>
                <w:t>. Retrieved from Harvard Business School Online: https://online.hbs.edu/blog/post/brand-equity</w:t>
              </w:r>
            </w:p>
            <w:p w14:paraId="26123FBD" w14:textId="77777777" w:rsidR="00DD2E8A" w:rsidRDefault="00DD2E8A" w:rsidP="00DD2E8A">
              <w:pPr>
                <w:pStyle w:val="Bibliography"/>
                <w:ind w:left="720" w:hanging="720"/>
                <w:rPr>
                  <w:noProof/>
                </w:rPr>
              </w:pPr>
              <w:r>
                <w:rPr>
                  <w:noProof/>
                </w:rPr>
                <w:t xml:space="preserve">bairesdev. (2025, 05 28). </w:t>
              </w:r>
              <w:r>
                <w:rPr>
                  <w:i/>
                  <w:iCs/>
                  <w:noProof/>
                </w:rPr>
                <w:t>2025 Automation Trends: How It Will Impact Business &amp; Growth</w:t>
              </w:r>
              <w:r>
                <w:rPr>
                  <w:noProof/>
                </w:rPr>
                <w:t>. Retrieved from bairesdev: https://www.bairesdev.com/blog/automation-trends/</w:t>
              </w:r>
            </w:p>
            <w:p w14:paraId="2523F1E8" w14:textId="77777777" w:rsidR="00DD2E8A" w:rsidRDefault="00DD2E8A" w:rsidP="00DD2E8A">
              <w:pPr>
                <w:pStyle w:val="Bibliography"/>
                <w:ind w:left="720" w:hanging="720"/>
                <w:rPr>
                  <w:noProof/>
                </w:rPr>
              </w:pPr>
              <w:r>
                <w:rPr>
                  <w:noProof/>
                </w:rPr>
                <w:t xml:space="preserve">Business Money. (2024, 10 16). </w:t>
              </w:r>
              <w:r>
                <w:rPr>
                  <w:i/>
                  <w:iCs/>
                  <w:noProof/>
                </w:rPr>
                <w:t>Digital marketing trends for 2025: What businesses should prepare for</w:t>
              </w:r>
              <w:r>
                <w:rPr>
                  <w:noProof/>
                </w:rPr>
                <w:t>. Retrieved from Business Money: https://www.business-money.com/announcements/digital-marketing-trends-for-2025-what-businesses-should-prepare-for/</w:t>
              </w:r>
            </w:p>
            <w:p w14:paraId="6F040641" w14:textId="77777777" w:rsidR="00DD2E8A" w:rsidRDefault="00DD2E8A" w:rsidP="00DD2E8A">
              <w:pPr>
                <w:pStyle w:val="Bibliography"/>
                <w:ind w:left="720" w:hanging="720"/>
                <w:rPr>
                  <w:noProof/>
                </w:rPr>
              </w:pPr>
              <w:r>
                <w:rPr>
                  <w:noProof/>
                </w:rPr>
                <w:t xml:space="preserve">CorporateDigitalResponsibility. (n.d.). </w:t>
              </w:r>
              <w:r>
                <w:rPr>
                  <w:i/>
                  <w:iCs/>
                  <w:noProof/>
                </w:rPr>
                <w:t>The world's most global, top ranked Corporate Digital Responsibility site</w:t>
              </w:r>
              <w:r>
                <w:rPr>
                  <w:noProof/>
                </w:rPr>
                <w:t>. Retrieved from CorporateDigitalResponsibility: https://corporatedigitalresponsibility.net/</w:t>
              </w:r>
            </w:p>
            <w:p w14:paraId="0870D591" w14:textId="77777777" w:rsidR="00DD2E8A" w:rsidRDefault="00DD2E8A" w:rsidP="00DD2E8A">
              <w:pPr>
                <w:pStyle w:val="Bibliography"/>
                <w:ind w:left="720" w:hanging="720"/>
                <w:rPr>
                  <w:noProof/>
                </w:rPr>
              </w:pPr>
              <w:r>
                <w:rPr>
                  <w:noProof/>
                </w:rPr>
                <w:t xml:space="preserve">EY. (2024, 04 26). </w:t>
              </w:r>
              <w:r>
                <w:rPr>
                  <w:i/>
                  <w:iCs/>
                  <w:noProof/>
                </w:rPr>
                <w:t>Privacy statement</w:t>
              </w:r>
              <w:r>
                <w:rPr>
                  <w:noProof/>
                </w:rPr>
                <w:t>. Retrieved from EY: https://www.ey.com/en_ie/legal-and-privacy/privacy-statement</w:t>
              </w:r>
            </w:p>
            <w:p w14:paraId="6BBDC928" w14:textId="77777777" w:rsidR="00DD2E8A" w:rsidRDefault="00DD2E8A" w:rsidP="00DD2E8A">
              <w:pPr>
                <w:pStyle w:val="Bibliography"/>
                <w:ind w:left="720" w:hanging="720"/>
                <w:rPr>
                  <w:noProof/>
                </w:rPr>
              </w:pPr>
              <w:r>
                <w:rPr>
                  <w:noProof/>
                </w:rPr>
                <w:t xml:space="preserve">GDPR Advisor. (n.d.). </w:t>
              </w:r>
              <w:r>
                <w:rPr>
                  <w:i/>
                  <w:iCs/>
                  <w:noProof/>
                </w:rPr>
                <w:t>Navigating GDPR in Hybrid Work Environments: Data Privacy for Remote and Office-Based Employees</w:t>
              </w:r>
              <w:r>
                <w:rPr>
                  <w:noProof/>
                </w:rPr>
                <w:t>. Retrieved from GDPR Advisor: https://www.gdpr-advisor.com/navigating-gdpr-in-hybrid-work-environments-data-privacy-for-remote-and-office-based-employees/#:~:text=This%20article%20explores%20the%20multifaceted%20nature%20of%20data,hybrid%20work%20requires%20renewed%20approaches%20to%2</w:t>
              </w:r>
            </w:p>
            <w:p w14:paraId="6ADAE72F" w14:textId="77777777" w:rsidR="00DD2E8A" w:rsidRDefault="00DD2E8A" w:rsidP="00DD2E8A">
              <w:pPr>
                <w:pStyle w:val="Bibliography"/>
                <w:ind w:left="720" w:hanging="720"/>
                <w:rPr>
                  <w:noProof/>
                </w:rPr>
              </w:pPr>
              <w:r>
                <w:rPr>
                  <w:noProof/>
                </w:rPr>
                <w:t xml:space="preserve">GeeksForGeeks. (2025, 05 13). </w:t>
              </w:r>
              <w:r>
                <w:rPr>
                  <w:i/>
                  <w:iCs/>
                  <w:noProof/>
                </w:rPr>
                <w:t>What is General Data Protection Regulation (GDPR)?</w:t>
              </w:r>
              <w:r>
                <w:rPr>
                  <w:noProof/>
                </w:rPr>
                <w:t xml:space="preserve"> Retrieved from GeeksForGeeks: https://www.geeksforgeeks.org/ethical-hacking/general-data-protection-regulation-gdpr-considerations/</w:t>
              </w:r>
            </w:p>
            <w:p w14:paraId="6AE3E664" w14:textId="77777777" w:rsidR="00DD2E8A" w:rsidRDefault="00DD2E8A" w:rsidP="00DD2E8A">
              <w:pPr>
                <w:pStyle w:val="Bibliography"/>
                <w:ind w:left="720" w:hanging="720"/>
                <w:rPr>
                  <w:noProof/>
                </w:rPr>
              </w:pPr>
              <w:r>
                <w:rPr>
                  <w:noProof/>
                </w:rPr>
                <w:t xml:space="preserve">Goswami, S. (2020, 12 14). </w:t>
              </w:r>
              <w:r>
                <w:rPr>
                  <w:i/>
                  <w:iCs/>
                  <w:noProof/>
                </w:rPr>
                <w:t>The Rising Concern Around Consumer Data And Privacy</w:t>
              </w:r>
              <w:r>
                <w:rPr>
                  <w:noProof/>
                </w:rPr>
                <w:t>. Retrieved from Forbes: https://www.forbes.com/councils/forbestechcouncil/2020/12/14/the-rising-concern-around-consumer-data-and-privacy/</w:t>
              </w:r>
            </w:p>
            <w:p w14:paraId="440A6EF5" w14:textId="77777777" w:rsidR="00DD2E8A" w:rsidRDefault="00DD2E8A" w:rsidP="00DD2E8A">
              <w:pPr>
                <w:pStyle w:val="Bibliography"/>
                <w:ind w:left="720" w:hanging="720"/>
                <w:rPr>
                  <w:noProof/>
                </w:rPr>
              </w:pPr>
              <w:r>
                <w:rPr>
                  <w:noProof/>
                </w:rPr>
                <w:t xml:space="preserve">GPDR Advisor. (n.d.). </w:t>
              </w:r>
              <w:r>
                <w:rPr>
                  <w:i/>
                  <w:iCs/>
                  <w:noProof/>
                </w:rPr>
                <w:t>GDPR and Cybersecurity: Strengthening Data Protection Against Cyber Threats</w:t>
              </w:r>
              <w:r>
                <w:rPr>
                  <w:noProof/>
                </w:rPr>
                <w:t>. Retrieved from GPDR Advisor: https://www.gdpr-advisor.com/gdpr-and-cybersecurity-strengthening-data-protection-against-cyber-threats/</w:t>
              </w:r>
            </w:p>
            <w:p w14:paraId="5F4F84BE" w14:textId="77777777" w:rsidR="00DD2E8A" w:rsidRDefault="00DD2E8A" w:rsidP="00DD2E8A">
              <w:pPr>
                <w:pStyle w:val="Bibliography"/>
                <w:ind w:left="720" w:hanging="720"/>
                <w:rPr>
                  <w:noProof/>
                </w:rPr>
              </w:pPr>
              <w:r>
                <w:rPr>
                  <w:noProof/>
                </w:rPr>
                <w:t xml:space="preserve">IBM. (n.d.). </w:t>
              </w:r>
              <w:r>
                <w:rPr>
                  <w:i/>
                  <w:iCs/>
                  <w:noProof/>
                </w:rPr>
                <w:t>Data protection strategy: Key components and best practices</w:t>
              </w:r>
              <w:r>
                <w:rPr>
                  <w:noProof/>
                </w:rPr>
                <w:t>. Retrieved from IBM: https://www.ibm.com/think/insights/data-protection-strategy</w:t>
              </w:r>
            </w:p>
            <w:p w14:paraId="08A461C4" w14:textId="77777777" w:rsidR="00DD2E8A" w:rsidRDefault="00DD2E8A" w:rsidP="00DD2E8A">
              <w:pPr>
                <w:pStyle w:val="Bibliography"/>
                <w:ind w:left="720" w:hanging="720"/>
                <w:rPr>
                  <w:noProof/>
                </w:rPr>
              </w:pPr>
              <w:r>
                <w:rPr>
                  <w:noProof/>
                </w:rPr>
                <w:t xml:space="preserve">IBM. (n.d.). </w:t>
              </w:r>
              <w:r>
                <w:rPr>
                  <w:i/>
                  <w:iCs/>
                  <w:noProof/>
                </w:rPr>
                <w:t>What is AI ethics?</w:t>
              </w:r>
              <w:r>
                <w:rPr>
                  <w:noProof/>
                </w:rPr>
                <w:t xml:space="preserve"> Retrieved from IBM: https://www.ibm.com/think/topics/ai-ethics</w:t>
              </w:r>
            </w:p>
            <w:p w14:paraId="25474F88" w14:textId="77777777" w:rsidR="00DD2E8A" w:rsidRDefault="00DD2E8A" w:rsidP="00DD2E8A">
              <w:pPr>
                <w:pStyle w:val="Bibliography"/>
                <w:ind w:left="720" w:hanging="720"/>
                <w:rPr>
                  <w:noProof/>
                </w:rPr>
              </w:pPr>
              <w:r>
                <w:rPr>
                  <w:noProof/>
                </w:rPr>
                <w:t xml:space="preserve">Kramer, S. (2023, 06 20). </w:t>
              </w:r>
              <w:r>
                <w:rPr>
                  <w:i/>
                  <w:iCs/>
                  <w:noProof/>
                </w:rPr>
                <w:t>What Meta's $1.3 Billion Fine Means For Threads And For Organizations When It Comes To Data Protection</w:t>
              </w:r>
              <w:r>
                <w:rPr>
                  <w:noProof/>
                </w:rPr>
                <w:t>. Retrieved from Forbes: https://www.forbes.com/councils/forbestechcouncil/2023/07/20/what-metas-13-billion-fine-means-for-threads-and-for-organizations-when-it-comes-to-data-protection/</w:t>
              </w:r>
            </w:p>
            <w:p w14:paraId="3BC2D824" w14:textId="77777777" w:rsidR="00DD2E8A" w:rsidRDefault="00DD2E8A" w:rsidP="00DD2E8A">
              <w:pPr>
                <w:pStyle w:val="Bibliography"/>
                <w:ind w:left="720" w:hanging="720"/>
                <w:rPr>
                  <w:noProof/>
                </w:rPr>
              </w:pPr>
              <w:r>
                <w:rPr>
                  <w:noProof/>
                </w:rPr>
                <w:t xml:space="preserve">Laarhoven-Smits, E. v. (2023, 05 03). </w:t>
              </w:r>
              <w:r>
                <w:rPr>
                  <w:i/>
                  <w:iCs/>
                  <w:noProof/>
                </w:rPr>
                <w:t>How do you measure and invest smartly in the value case of your data assets?</w:t>
              </w:r>
              <w:r>
                <w:rPr>
                  <w:noProof/>
                </w:rPr>
                <w:t xml:space="preserve"> Retrieved from EY: https://www.ey.com/en_ch/insights/big-data-analytics/how-do-you-measure-and-invest-smartly-in-the-value-case-of-your-data-assets</w:t>
              </w:r>
            </w:p>
            <w:p w14:paraId="3CEABEB6" w14:textId="77777777" w:rsidR="00DD2E8A" w:rsidRDefault="00DD2E8A" w:rsidP="00DD2E8A">
              <w:pPr>
                <w:pStyle w:val="Bibliography"/>
                <w:ind w:left="720" w:hanging="720"/>
                <w:rPr>
                  <w:noProof/>
                </w:rPr>
              </w:pPr>
              <w:r>
                <w:rPr>
                  <w:noProof/>
                </w:rPr>
                <w:t xml:space="preserve">Legal Clarity. (2025, 08 2025). </w:t>
              </w:r>
              <w:r>
                <w:rPr>
                  <w:i/>
                  <w:iCs/>
                  <w:noProof/>
                </w:rPr>
                <w:t>What Is Cybersecurity Law? A Legal Overview</w:t>
              </w:r>
              <w:r>
                <w:rPr>
                  <w:noProof/>
                </w:rPr>
                <w:t>. Retrieved from Legal Clarity: https://legalclarity.org/what-is-cybersecurity-law-a-legal-overview/</w:t>
              </w:r>
            </w:p>
            <w:p w14:paraId="14A31999" w14:textId="77777777" w:rsidR="00DD2E8A" w:rsidRDefault="00DD2E8A" w:rsidP="00DD2E8A">
              <w:pPr>
                <w:pStyle w:val="Bibliography"/>
                <w:ind w:left="720" w:hanging="720"/>
                <w:rPr>
                  <w:noProof/>
                </w:rPr>
              </w:pPr>
              <w:r>
                <w:rPr>
                  <w:noProof/>
                </w:rPr>
                <w:t xml:space="preserve">McCannFitzgerald. (2018, 11 26). </w:t>
              </w:r>
              <w:r>
                <w:rPr>
                  <w:i/>
                  <w:iCs/>
                  <w:noProof/>
                </w:rPr>
                <w:t>Irish Businesses taking GDPR Compliance in their Stride</w:t>
              </w:r>
              <w:r>
                <w:rPr>
                  <w:noProof/>
                </w:rPr>
                <w:t>. Retrieved from McCannFitzgerald: https://www.mccannfitzgerald.com/news/irish-businesses-taking-gdpr-compliance-in-their-stride#:~:text=Gearing%20up%20for%20and%20implementing%20GDPR%20compliance%20has,legal%20and%20training%2C%20were%20between%20%E2%82%AC50%2C000%20and%20%E2%82%AC250%2C0</w:t>
              </w:r>
            </w:p>
            <w:p w14:paraId="5019AF04" w14:textId="77777777" w:rsidR="00DD2E8A" w:rsidRDefault="00DD2E8A" w:rsidP="00DD2E8A">
              <w:pPr>
                <w:pStyle w:val="Bibliography"/>
                <w:ind w:left="720" w:hanging="720"/>
                <w:rPr>
                  <w:noProof/>
                </w:rPr>
              </w:pPr>
              <w:r>
                <w:rPr>
                  <w:noProof/>
                </w:rPr>
                <w:t xml:space="preserve">Meta. (n.d.). </w:t>
              </w:r>
              <w:r>
                <w:rPr>
                  <w:i/>
                  <w:iCs/>
                  <w:noProof/>
                </w:rPr>
                <w:t>Improving Your Recommendations on Our Apps With AI at Meta</w:t>
              </w:r>
              <w:r>
                <w:rPr>
                  <w:noProof/>
                </w:rPr>
                <w:t>. Retrieved from Meta: https://about.fb.com/news/2025/10/improving-your-recommendations-apps-ai-meta/amp/</w:t>
              </w:r>
            </w:p>
            <w:p w14:paraId="045BFB48" w14:textId="77777777" w:rsidR="00DD2E8A" w:rsidRDefault="00DD2E8A" w:rsidP="00DD2E8A">
              <w:pPr>
                <w:pStyle w:val="Bibliography"/>
                <w:ind w:left="720" w:hanging="720"/>
                <w:rPr>
                  <w:noProof/>
                </w:rPr>
              </w:pPr>
              <w:r>
                <w:rPr>
                  <w:noProof/>
                </w:rPr>
                <w:t xml:space="preserve">Riskrecon. (2025, 04 16). </w:t>
              </w:r>
              <w:r>
                <w:rPr>
                  <w:i/>
                  <w:iCs/>
                  <w:noProof/>
                </w:rPr>
                <w:t>The Psychology of Privacy: Why Consumers Care More Than Ever</w:t>
              </w:r>
              <w:r>
                <w:rPr>
                  <w:noProof/>
                </w:rPr>
                <w:t>. Retrieved from Riskrecon: https://blog.riskrecon.com/the-psychology-of-privacy-why-consumers-care-more-than-ever#:~:text=Consumers%20are%20more%20aware%20than%20ever%20of%20how,privacy%20from%20a%20liability%20into%20a%20competitive%20advantage.</w:t>
              </w:r>
            </w:p>
            <w:p w14:paraId="57C3AFED" w14:textId="77777777" w:rsidR="00DD2E8A" w:rsidRDefault="00DD2E8A" w:rsidP="00DD2E8A">
              <w:pPr>
                <w:pStyle w:val="Bibliography"/>
                <w:ind w:left="720" w:hanging="720"/>
                <w:rPr>
                  <w:noProof/>
                </w:rPr>
              </w:pPr>
              <w:r>
                <w:rPr>
                  <w:noProof/>
                </w:rPr>
                <w:t xml:space="preserve">RTE. (2025, 10 1). </w:t>
              </w:r>
              <w:r>
                <w:rPr>
                  <w:i/>
                  <w:iCs/>
                  <w:noProof/>
                </w:rPr>
                <w:t>Meta to use AI chats to personalise content and ads from December</w:t>
              </w:r>
              <w:r>
                <w:rPr>
                  <w:noProof/>
                </w:rPr>
                <w:t>. Retrieved from RTE: https://www.rte.ie/news/business/2025/1001/1536304-meta-to-use-ai-chats-to-personalise-content-and-ads/</w:t>
              </w:r>
            </w:p>
            <w:p w14:paraId="09410ED6" w14:textId="77777777" w:rsidR="00DD2E8A" w:rsidRDefault="00DD2E8A" w:rsidP="00DD2E8A">
              <w:pPr>
                <w:pStyle w:val="Bibliography"/>
                <w:ind w:left="720" w:hanging="720"/>
                <w:rPr>
                  <w:noProof/>
                </w:rPr>
              </w:pPr>
              <w:r>
                <w:rPr>
                  <w:noProof/>
                </w:rPr>
                <w:t xml:space="preserve">Smith, A. (n.d.). </w:t>
              </w:r>
              <w:r>
                <w:rPr>
                  <w:i/>
                  <w:iCs/>
                  <w:noProof/>
                </w:rPr>
                <w:t>How Data Privacy Concerns are Impacting Businesses Worldwide</w:t>
              </w:r>
              <w:r>
                <w:rPr>
                  <w:noProof/>
                </w:rPr>
                <w:t>. Retrieved from Technology Education: https://technologyeducation.org/data-privacy-concerns-impacting-businesses-worldwide/</w:t>
              </w:r>
            </w:p>
            <w:p w14:paraId="1FE2E543" w14:textId="77777777" w:rsidR="00DD2E8A" w:rsidRDefault="00DD2E8A" w:rsidP="00DD2E8A">
              <w:pPr>
                <w:pStyle w:val="Bibliography"/>
                <w:ind w:left="720" w:hanging="720"/>
                <w:rPr>
                  <w:noProof/>
                </w:rPr>
              </w:pPr>
              <w:r>
                <w:rPr>
                  <w:noProof/>
                </w:rPr>
                <w:t xml:space="preserve">UCD. (n.d.). </w:t>
              </w:r>
              <w:r>
                <w:rPr>
                  <w:i/>
                  <w:iCs/>
                  <w:noProof/>
                </w:rPr>
                <w:t>Role of the DPO</w:t>
              </w:r>
              <w:r>
                <w:rPr>
                  <w:noProof/>
                </w:rPr>
                <w:t>. Retrieved from UCD: https://www.ucd.ie/gdpr/about/roleofthedpo/</w:t>
              </w:r>
            </w:p>
            <w:p w14:paraId="5E81F3AF" w14:textId="77777777" w:rsidR="00DD2E8A" w:rsidRDefault="00DD2E8A" w:rsidP="00DD2E8A">
              <w:pPr>
                <w:pStyle w:val="Bibliography"/>
                <w:ind w:left="720" w:hanging="720"/>
                <w:rPr>
                  <w:noProof/>
                </w:rPr>
              </w:pPr>
              <w:r>
                <w:rPr>
                  <w:noProof/>
                </w:rPr>
                <w:t xml:space="preserve">UMATechnology. (2025, 01 01). </w:t>
              </w:r>
              <w:r>
                <w:rPr>
                  <w:i/>
                  <w:iCs/>
                  <w:noProof/>
                </w:rPr>
                <w:t>Why Apple’s Consumer Privacy Options are Stronger</w:t>
              </w:r>
              <w:r>
                <w:rPr>
                  <w:noProof/>
                </w:rPr>
                <w:t>. Retrieved from UMATechnology: https://umatechnology.org/why-apples-consumer-privacy-options-are-stronger/</w:t>
              </w:r>
            </w:p>
            <w:p w14:paraId="3A6E7131" w14:textId="77777777" w:rsidR="00DD2E8A" w:rsidRDefault="00DD2E8A" w:rsidP="00DD2E8A">
              <w:r>
                <w:rPr>
                  <w:b/>
                  <w:bCs/>
                  <w:noProof/>
                </w:rPr>
                <w:fldChar w:fldCharType="end"/>
              </w:r>
            </w:p>
          </w:sdtContent>
        </w:sdt>
      </w:sdtContent>
    </w:sdt>
    <w:p w14:paraId="2BFEF990" w14:textId="77777777" w:rsidR="005A109F" w:rsidRDefault="005A109F"/>
    <w:sectPr w:rsidR="005A10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00041045 Leah Comerford">
    <w15:presenceInfo w15:providerId="AD" w15:userId="S::A00041045@myTUDublin.ie::5e402c05-ad01-44d6-a3bc-5f0d3d9ca2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E8A"/>
    <w:rsid w:val="00240C7B"/>
    <w:rsid w:val="00342FB7"/>
    <w:rsid w:val="005A109F"/>
    <w:rsid w:val="007B26A5"/>
    <w:rsid w:val="008C7074"/>
    <w:rsid w:val="00D70F21"/>
    <w:rsid w:val="00DD2E8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DDB78"/>
  <w15:chartTrackingRefBased/>
  <w15:docId w15:val="{5E3F3D21-AD60-4584-B96D-90A425702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E8A"/>
    <w:pPr>
      <w:spacing w:line="279" w:lineRule="auto"/>
    </w:pPr>
    <w:rPr>
      <w:rFonts w:eastAsiaTheme="minorEastAsia"/>
      <w:sz w:val="24"/>
      <w:szCs w:val="24"/>
      <w:lang w:val="en-US" w:eastAsia="ja-JP"/>
    </w:rPr>
  </w:style>
  <w:style w:type="paragraph" w:styleId="Heading1">
    <w:name w:val="heading 1"/>
    <w:basedOn w:val="Normal"/>
    <w:next w:val="Normal"/>
    <w:link w:val="Heading1Char"/>
    <w:uiPriority w:val="9"/>
    <w:qFormat/>
    <w:rsid w:val="00DD2E8A"/>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IE" w:eastAsia="en-US"/>
    </w:rPr>
  </w:style>
  <w:style w:type="paragraph" w:styleId="Heading2">
    <w:name w:val="heading 2"/>
    <w:basedOn w:val="Normal"/>
    <w:next w:val="Normal"/>
    <w:link w:val="Heading2Char"/>
    <w:uiPriority w:val="9"/>
    <w:semiHidden/>
    <w:unhideWhenUsed/>
    <w:qFormat/>
    <w:rsid w:val="00DD2E8A"/>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IE" w:eastAsia="en-US"/>
    </w:rPr>
  </w:style>
  <w:style w:type="paragraph" w:styleId="Heading3">
    <w:name w:val="heading 3"/>
    <w:basedOn w:val="Normal"/>
    <w:next w:val="Normal"/>
    <w:link w:val="Heading3Char"/>
    <w:uiPriority w:val="9"/>
    <w:semiHidden/>
    <w:unhideWhenUsed/>
    <w:qFormat/>
    <w:rsid w:val="00DD2E8A"/>
    <w:pPr>
      <w:keepNext/>
      <w:keepLines/>
      <w:spacing w:before="160" w:after="80" w:line="259" w:lineRule="auto"/>
      <w:outlineLvl w:val="2"/>
    </w:pPr>
    <w:rPr>
      <w:rFonts w:eastAsiaTheme="majorEastAsia" w:cstheme="majorBidi"/>
      <w:color w:val="2F5496" w:themeColor="accent1" w:themeShade="BF"/>
      <w:sz w:val="28"/>
      <w:szCs w:val="28"/>
      <w:lang w:val="en-IE" w:eastAsia="en-US"/>
    </w:rPr>
  </w:style>
  <w:style w:type="paragraph" w:styleId="Heading4">
    <w:name w:val="heading 4"/>
    <w:basedOn w:val="Normal"/>
    <w:next w:val="Normal"/>
    <w:link w:val="Heading4Char"/>
    <w:uiPriority w:val="9"/>
    <w:semiHidden/>
    <w:unhideWhenUsed/>
    <w:qFormat/>
    <w:rsid w:val="00DD2E8A"/>
    <w:pPr>
      <w:keepNext/>
      <w:keepLines/>
      <w:spacing w:before="80" w:after="40" w:line="259" w:lineRule="auto"/>
      <w:outlineLvl w:val="3"/>
    </w:pPr>
    <w:rPr>
      <w:rFonts w:eastAsiaTheme="majorEastAsia" w:cstheme="majorBidi"/>
      <w:i/>
      <w:iCs/>
      <w:color w:val="2F5496" w:themeColor="accent1" w:themeShade="BF"/>
      <w:sz w:val="22"/>
      <w:szCs w:val="22"/>
      <w:lang w:val="en-IE" w:eastAsia="en-US"/>
    </w:rPr>
  </w:style>
  <w:style w:type="paragraph" w:styleId="Heading5">
    <w:name w:val="heading 5"/>
    <w:basedOn w:val="Normal"/>
    <w:next w:val="Normal"/>
    <w:link w:val="Heading5Char"/>
    <w:uiPriority w:val="9"/>
    <w:semiHidden/>
    <w:unhideWhenUsed/>
    <w:qFormat/>
    <w:rsid w:val="00DD2E8A"/>
    <w:pPr>
      <w:keepNext/>
      <w:keepLines/>
      <w:spacing w:before="80" w:after="40" w:line="259" w:lineRule="auto"/>
      <w:outlineLvl w:val="4"/>
    </w:pPr>
    <w:rPr>
      <w:rFonts w:eastAsiaTheme="majorEastAsia" w:cstheme="majorBidi"/>
      <w:color w:val="2F5496" w:themeColor="accent1" w:themeShade="BF"/>
      <w:sz w:val="22"/>
      <w:szCs w:val="22"/>
      <w:lang w:val="en-IE" w:eastAsia="en-US"/>
    </w:rPr>
  </w:style>
  <w:style w:type="paragraph" w:styleId="Heading6">
    <w:name w:val="heading 6"/>
    <w:basedOn w:val="Normal"/>
    <w:next w:val="Normal"/>
    <w:link w:val="Heading6Char"/>
    <w:uiPriority w:val="9"/>
    <w:semiHidden/>
    <w:unhideWhenUsed/>
    <w:qFormat/>
    <w:rsid w:val="00DD2E8A"/>
    <w:pPr>
      <w:keepNext/>
      <w:keepLines/>
      <w:spacing w:before="40" w:after="0" w:line="259" w:lineRule="auto"/>
      <w:outlineLvl w:val="5"/>
    </w:pPr>
    <w:rPr>
      <w:rFonts w:eastAsiaTheme="majorEastAsia" w:cstheme="majorBidi"/>
      <w:i/>
      <w:iCs/>
      <w:color w:val="595959" w:themeColor="text1" w:themeTint="A6"/>
      <w:sz w:val="22"/>
      <w:szCs w:val="22"/>
      <w:lang w:val="en-IE" w:eastAsia="en-US"/>
    </w:rPr>
  </w:style>
  <w:style w:type="paragraph" w:styleId="Heading7">
    <w:name w:val="heading 7"/>
    <w:basedOn w:val="Normal"/>
    <w:next w:val="Normal"/>
    <w:link w:val="Heading7Char"/>
    <w:uiPriority w:val="9"/>
    <w:semiHidden/>
    <w:unhideWhenUsed/>
    <w:qFormat/>
    <w:rsid w:val="00DD2E8A"/>
    <w:pPr>
      <w:keepNext/>
      <w:keepLines/>
      <w:spacing w:before="40" w:after="0" w:line="259" w:lineRule="auto"/>
      <w:outlineLvl w:val="6"/>
    </w:pPr>
    <w:rPr>
      <w:rFonts w:eastAsiaTheme="majorEastAsia" w:cstheme="majorBidi"/>
      <w:color w:val="595959" w:themeColor="text1" w:themeTint="A6"/>
      <w:sz w:val="22"/>
      <w:szCs w:val="22"/>
      <w:lang w:val="en-IE" w:eastAsia="en-US"/>
    </w:rPr>
  </w:style>
  <w:style w:type="paragraph" w:styleId="Heading8">
    <w:name w:val="heading 8"/>
    <w:basedOn w:val="Normal"/>
    <w:next w:val="Normal"/>
    <w:link w:val="Heading8Char"/>
    <w:uiPriority w:val="9"/>
    <w:semiHidden/>
    <w:unhideWhenUsed/>
    <w:qFormat/>
    <w:rsid w:val="00DD2E8A"/>
    <w:pPr>
      <w:keepNext/>
      <w:keepLines/>
      <w:spacing w:after="0" w:line="259" w:lineRule="auto"/>
      <w:outlineLvl w:val="7"/>
    </w:pPr>
    <w:rPr>
      <w:rFonts w:eastAsiaTheme="majorEastAsia" w:cstheme="majorBidi"/>
      <w:i/>
      <w:iCs/>
      <w:color w:val="272727" w:themeColor="text1" w:themeTint="D8"/>
      <w:sz w:val="22"/>
      <w:szCs w:val="22"/>
      <w:lang w:val="en-IE" w:eastAsia="en-US"/>
    </w:rPr>
  </w:style>
  <w:style w:type="paragraph" w:styleId="Heading9">
    <w:name w:val="heading 9"/>
    <w:basedOn w:val="Normal"/>
    <w:next w:val="Normal"/>
    <w:link w:val="Heading9Char"/>
    <w:uiPriority w:val="9"/>
    <w:semiHidden/>
    <w:unhideWhenUsed/>
    <w:qFormat/>
    <w:rsid w:val="00DD2E8A"/>
    <w:pPr>
      <w:keepNext/>
      <w:keepLines/>
      <w:spacing w:after="0" w:line="259" w:lineRule="auto"/>
      <w:outlineLvl w:val="8"/>
    </w:pPr>
    <w:rPr>
      <w:rFonts w:eastAsiaTheme="majorEastAsia" w:cstheme="majorBidi"/>
      <w:color w:val="272727" w:themeColor="text1" w:themeTint="D8"/>
      <w:sz w:val="22"/>
      <w:szCs w:val="22"/>
      <w:lang w:val="en-I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E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2E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2E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2E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2E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2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E8A"/>
    <w:rPr>
      <w:rFonts w:eastAsiaTheme="majorEastAsia" w:cstheme="majorBidi"/>
      <w:color w:val="272727" w:themeColor="text1" w:themeTint="D8"/>
    </w:rPr>
  </w:style>
  <w:style w:type="paragraph" w:styleId="Title">
    <w:name w:val="Title"/>
    <w:basedOn w:val="Normal"/>
    <w:next w:val="Normal"/>
    <w:link w:val="TitleChar"/>
    <w:uiPriority w:val="10"/>
    <w:qFormat/>
    <w:rsid w:val="00DD2E8A"/>
    <w:pPr>
      <w:spacing w:after="80" w:line="240" w:lineRule="auto"/>
      <w:contextualSpacing/>
    </w:pPr>
    <w:rPr>
      <w:rFonts w:asciiTheme="majorHAnsi" w:eastAsiaTheme="majorEastAsia" w:hAnsiTheme="majorHAnsi" w:cstheme="majorBidi"/>
      <w:spacing w:val="-10"/>
      <w:kern w:val="28"/>
      <w:sz w:val="56"/>
      <w:szCs w:val="56"/>
      <w:lang w:val="en-IE" w:eastAsia="en-US"/>
    </w:rPr>
  </w:style>
  <w:style w:type="character" w:customStyle="1" w:styleId="TitleChar">
    <w:name w:val="Title Char"/>
    <w:basedOn w:val="DefaultParagraphFont"/>
    <w:link w:val="Title"/>
    <w:uiPriority w:val="10"/>
    <w:rsid w:val="00DD2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E8A"/>
    <w:pPr>
      <w:numPr>
        <w:ilvl w:val="1"/>
      </w:numPr>
      <w:spacing w:line="259" w:lineRule="auto"/>
    </w:pPr>
    <w:rPr>
      <w:rFonts w:eastAsiaTheme="majorEastAsia" w:cstheme="majorBidi"/>
      <w:color w:val="595959" w:themeColor="text1" w:themeTint="A6"/>
      <w:spacing w:val="15"/>
      <w:sz w:val="28"/>
      <w:szCs w:val="28"/>
      <w:lang w:val="en-IE" w:eastAsia="en-US"/>
    </w:rPr>
  </w:style>
  <w:style w:type="character" w:customStyle="1" w:styleId="SubtitleChar">
    <w:name w:val="Subtitle Char"/>
    <w:basedOn w:val="DefaultParagraphFont"/>
    <w:link w:val="Subtitle"/>
    <w:uiPriority w:val="11"/>
    <w:rsid w:val="00DD2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E8A"/>
    <w:pPr>
      <w:spacing w:before="160" w:line="259" w:lineRule="auto"/>
      <w:jc w:val="center"/>
    </w:pPr>
    <w:rPr>
      <w:rFonts w:eastAsiaTheme="minorHAnsi"/>
      <w:i/>
      <w:iCs/>
      <w:color w:val="404040" w:themeColor="text1" w:themeTint="BF"/>
      <w:sz w:val="22"/>
      <w:szCs w:val="22"/>
      <w:lang w:val="en-IE" w:eastAsia="en-US"/>
    </w:rPr>
  </w:style>
  <w:style w:type="character" w:customStyle="1" w:styleId="QuoteChar">
    <w:name w:val="Quote Char"/>
    <w:basedOn w:val="DefaultParagraphFont"/>
    <w:link w:val="Quote"/>
    <w:uiPriority w:val="29"/>
    <w:rsid w:val="00DD2E8A"/>
    <w:rPr>
      <w:i/>
      <w:iCs/>
      <w:color w:val="404040" w:themeColor="text1" w:themeTint="BF"/>
    </w:rPr>
  </w:style>
  <w:style w:type="paragraph" w:styleId="ListParagraph">
    <w:name w:val="List Paragraph"/>
    <w:basedOn w:val="Normal"/>
    <w:uiPriority w:val="34"/>
    <w:qFormat/>
    <w:rsid w:val="00DD2E8A"/>
    <w:pPr>
      <w:spacing w:line="259" w:lineRule="auto"/>
      <w:ind w:left="720"/>
      <w:contextualSpacing/>
    </w:pPr>
    <w:rPr>
      <w:rFonts w:eastAsiaTheme="minorHAnsi"/>
      <w:sz w:val="22"/>
      <w:szCs w:val="22"/>
      <w:lang w:val="en-IE" w:eastAsia="en-US"/>
    </w:rPr>
  </w:style>
  <w:style w:type="character" w:styleId="IntenseEmphasis">
    <w:name w:val="Intense Emphasis"/>
    <w:basedOn w:val="DefaultParagraphFont"/>
    <w:uiPriority w:val="21"/>
    <w:qFormat/>
    <w:rsid w:val="00DD2E8A"/>
    <w:rPr>
      <w:i/>
      <w:iCs/>
      <w:color w:val="2F5496" w:themeColor="accent1" w:themeShade="BF"/>
    </w:rPr>
  </w:style>
  <w:style w:type="paragraph" w:styleId="IntenseQuote">
    <w:name w:val="Intense Quote"/>
    <w:basedOn w:val="Normal"/>
    <w:next w:val="Normal"/>
    <w:link w:val="IntenseQuoteChar"/>
    <w:uiPriority w:val="30"/>
    <w:qFormat/>
    <w:rsid w:val="00DD2E8A"/>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sz w:val="22"/>
      <w:szCs w:val="22"/>
      <w:lang w:val="en-IE" w:eastAsia="en-US"/>
    </w:rPr>
  </w:style>
  <w:style w:type="character" w:customStyle="1" w:styleId="IntenseQuoteChar">
    <w:name w:val="Intense Quote Char"/>
    <w:basedOn w:val="DefaultParagraphFont"/>
    <w:link w:val="IntenseQuote"/>
    <w:uiPriority w:val="30"/>
    <w:rsid w:val="00DD2E8A"/>
    <w:rPr>
      <w:i/>
      <w:iCs/>
      <w:color w:val="2F5496" w:themeColor="accent1" w:themeShade="BF"/>
    </w:rPr>
  </w:style>
  <w:style w:type="character" w:styleId="IntenseReference">
    <w:name w:val="Intense Reference"/>
    <w:basedOn w:val="DefaultParagraphFont"/>
    <w:uiPriority w:val="32"/>
    <w:qFormat/>
    <w:rsid w:val="00DD2E8A"/>
    <w:rPr>
      <w:b/>
      <w:bCs/>
      <w:smallCaps/>
      <w:color w:val="2F5496" w:themeColor="accent1" w:themeShade="BF"/>
      <w:spacing w:val="5"/>
    </w:rPr>
  </w:style>
  <w:style w:type="paragraph" w:styleId="Bibliography">
    <w:name w:val="Bibliography"/>
    <w:basedOn w:val="Normal"/>
    <w:next w:val="Normal"/>
    <w:uiPriority w:val="37"/>
    <w:unhideWhenUsed/>
    <w:rsid w:val="00DD2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Bus24</b:Tag>
    <b:SourceType>InternetSite</b:SourceType>
    <b:Guid>{902864E0-187C-493C-BACA-84BE632F06CB}</b:Guid>
    <b:Title>Digital marketing trends for 2025: What businesses should prepare for</b:Title>
    <b:Year>2024</b:Year>
    <b:Author>
      <b:Author>
        <b:Corporate>Business Money</b:Corporate>
      </b:Author>
    </b:Author>
    <b:InternetSiteTitle>Business Money</b:InternetSiteTitle>
    <b:Month>10</b:Month>
    <b:Day>16</b:Day>
    <b:URL>https://www.business-money.com/announcements/digital-marketing-trends-for-2025-what-businesses-should-prepare-for/</b:URL>
    <b:RefOrder>1</b:RefOrder>
  </b:Source>
  <b:Source>
    <b:Tag>RTE25</b:Tag>
    <b:SourceType>InternetSite</b:SourceType>
    <b:Guid>{FBD28F0A-2BEB-4D3E-BB6F-1285B451BAA3}</b:Guid>
    <b:Author>
      <b:Author>
        <b:Corporate>RTE</b:Corporate>
      </b:Author>
    </b:Author>
    <b:Title>Meta to use AI chats to personalise content and ads from December</b:Title>
    <b:InternetSiteTitle>RTE</b:InternetSiteTitle>
    <b:Year>2025</b:Year>
    <b:Month>10</b:Month>
    <b:Day>1</b:Day>
    <b:URL>https://www.rte.ie/news/business/2025/1001/1536304-meta-to-use-ai-chats-to-personalise-content-and-ads/</b:URL>
    <b:RefOrder>2</b:RefOrder>
  </b:Source>
  <b:Source>
    <b:Tag>Met</b:Tag>
    <b:SourceType>InternetSite</b:SourceType>
    <b:Guid>{2506416A-DEFD-4D27-9B71-F7551BFB0746}</b:Guid>
    <b:Author>
      <b:Author>
        <b:Corporate>Meta</b:Corporate>
      </b:Author>
    </b:Author>
    <b:Title>Improving Your Recommendations on Our Apps With AI at Meta</b:Title>
    <b:InternetSiteTitle>Meta</b:InternetSiteTitle>
    <b:URL>https://about.fb.com/news/2025/10/improving-your-recommendations-apps-ai-meta/amp/</b:URL>
    <b:RefOrder>3</b:RefOrder>
  </b:Source>
  <b:Source>
    <b:Tag>AC25</b:Tag>
    <b:SourceType>InternetSite</b:SourceType>
    <b:Guid>{803CD7B9-134B-40EF-8160-B955A0B186B7}</b:Guid>
    <b:Author>
      <b:Author>
        <b:Corporate>AC</b:Corporate>
      </b:Author>
    </b:Author>
    <b:Title>Part Two: Harnessing the power of data – data access and product design under the Data Act</b:Title>
    <b:InternetSiteTitle>AC</b:InternetSiteTitle>
    <b:Year>2025</b:Year>
    <b:Month>03</b:Month>
    <b:Day>18</b:Day>
    <b:URL>https://www.arthurcox.com/knowledge/part-two-harnessing-the-power-of-data-data-access-and-product-design-under-the-data-act/</b:URL>
    <b:RefOrder>4</b:RefOrder>
  </b:Source>
  <b:Source>
    <b:Tag>Est23</b:Tag>
    <b:SourceType>InternetSite</b:SourceType>
    <b:Guid>{524EEB2F-534F-46B7-B149-727BC28E52FC}</b:Guid>
    <b:Author>
      <b:Author>
        <b:NameList>
          <b:Person>
            <b:Last>Laarhoven-Smits</b:Last>
            <b:First>Esther</b:First>
            <b:Middle>van</b:Middle>
          </b:Person>
        </b:NameList>
      </b:Author>
    </b:Author>
    <b:Title>How do you measure and invest smartly in the value case of your data assets?</b:Title>
    <b:InternetSiteTitle>EY</b:InternetSiteTitle>
    <b:Year>2023</b:Year>
    <b:Month>05</b:Month>
    <b:Day>03</b:Day>
    <b:URL>https://www.ey.com/en_ch/insights/big-data-analytics/how-do-you-measure-and-invest-smartly-in-the-value-case-of-your-data-assets</b:URL>
    <b:RefOrder>5</b:RefOrder>
  </b:Source>
  <b:Source>
    <b:Tag>Ale</b:Tag>
    <b:SourceType>InternetSite</b:SourceType>
    <b:Guid>{0A6D132B-9AFA-4E8F-8131-C480E14748BE}</b:Guid>
    <b:Author>
      <b:Author>
        <b:NameList>
          <b:Person>
            <b:Last>Smith</b:Last>
            <b:First>Alex</b:First>
          </b:Person>
        </b:NameList>
      </b:Author>
    </b:Author>
    <b:Title>How Data Privacy Concerns are Impacting Businesses Worldwide</b:Title>
    <b:InternetSiteTitle>Technology Education</b:InternetSiteTitle>
    <b:URL>https://technologyeducation.org/data-privacy-concerns-impacting-businesses-worldwide/</b:URL>
    <b:RefOrder>6</b:RefOrder>
  </b:Source>
  <b:Source>
    <b:Tag>McC18</b:Tag>
    <b:SourceType>InternetSite</b:SourceType>
    <b:Guid>{9A5B07FE-0617-42F8-8C6D-8EF39E144AD3}</b:Guid>
    <b:Title>Irish Businesses taking GDPR Compliance in their Stride</b:Title>
    <b:Year>2018</b:Year>
    <b:Publisher>https://www.mccannfitzgerald.com/news/irish-businesses-taking-gdpr-compliance-in-their-stride#:~:text=Gearing%20up%20for%20and%20implementing%20GDPR%20compliance%20has,legal%20and%20training%2C%20were%20between%20%E2%82%AC50%2C000%20and%20%E2%82%AC250%2C0</b:Publisher>
    <b:Author>
      <b:Author>
        <b:Corporate>McCannFitzgerald</b:Corporate>
      </b:Author>
    </b:Author>
    <b:InternetSiteTitle>McCannFitzgerald</b:InternetSiteTitle>
    <b:Month>11</b:Month>
    <b:Day>26</b:Day>
    <b:URL>https://www.mccannfitzgerald.com/news/irish-businesses-taking-gdpr-compliance-in-their-stride#:~:text=Gearing%20up%20for%20and%20implementing%20GDPR%20compliance%20has,legal%20and%20training%2C%20were%20between%20%E2%82%AC50%2C000%20and%20%E2%82%AC250%2C0</b:URL>
    <b:RefOrder>7</b:RefOrder>
  </b:Source>
  <b:Source>
    <b:Tag>Gee25</b:Tag>
    <b:SourceType>InternetSite</b:SourceType>
    <b:Guid>{AF1D813A-29BC-4607-955D-C5579A346FD5}</b:Guid>
    <b:Author>
      <b:Author>
        <b:Corporate>GeeksForGeeks</b:Corporate>
      </b:Author>
    </b:Author>
    <b:Title>What is General Data Protection Regulation (GDPR)?</b:Title>
    <b:InternetSiteTitle>GeeksForGeeks</b:InternetSiteTitle>
    <b:Year>2025</b:Year>
    <b:Month>05</b:Month>
    <b:Day>13</b:Day>
    <b:URL>https://www.geeksforgeeks.org/ethical-hacking/general-data-protection-regulation-gdpr-considerations/</b:URL>
    <b:RefOrder>8</b:RefOrder>
  </b:Source>
  <b:Source>
    <b:Tag>She23</b:Tag>
    <b:SourceType>InternetSite</b:SourceType>
    <b:Guid>{10D97BE4-5CD4-4362-9070-BD1DABB2DF74}</b:Guid>
    <b:Author>
      <b:Author>
        <b:NameList>
          <b:Person>
            <b:Last>Kramer</b:Last>
            <b:First>Shelly</b:First>
          </b:Person>
        </b:NameList>
      </b:Author>
    </b:Author>
    <b:Title>What Meta's $1.3 Billion Fine Means For Threads And For Organizations When It Comes To Data Protection</b:Title>
    <b:InternetSiteTitle>Forbes</b:InternetSiteTitle>
    <b:Year>2023</b:Year>
    <b:Month>06</b:Month>
    <b:Day>20</b:Day>
    <b:URL>https://www.forbes.com/councils/forbestechcouncil/2023/07/20/what-metas-13-billion-fine-means-for-threads-and-for-organizations-when-it-comes-to-data-protection/</b:URL>
    <b:RefOrder>9</b:RefOrder>
  </b:Source>
  <b:Source>
    <b:Tag>IBM</b:Tag>
    <b:SourceType>InternetSite</b:SourceType>
    <b:Guid>{45CE447B-E22E-4C0E-8DFB-A6E4B96F37CD}</b:Guid>
    <b:Author>
      <b:Author>
        <b:Corporate>IBM</b:Corporate>
      </b:Author>
    </b:Author>
    <b:Title>Data protection strategy: Key components and best practices</b:Title>
    <b:InternetSiteTitle>IBM</b:InternetSiteTitle>
    <b:URL>https://www.ibm.com/think/insights/data-protection-strategy</b:URL>
    <b:RefOrder>10</b:RefOrder>
  </b:Source>
  <b:Source>
    <b:Tag>GPD</b:Tag>
    <b:SourceType>InternetSite</b:SourceType>
    <b:Guid>{530C8278-1869-4685-AD4E-0A4810D786F6}</b:Guid>
    <b:Author>
      <b:Author>
        <b:Corporate>GPDR Advisor</b:Corporate>
      </b:Author>
    </b:Author>
    <b:Title>GDPR and Cybersecurity: Strengthening Data Protection Against Cyber Threats</b:Title>
    <b:InternetSiteTitle>GPDR Advisor</b:InternetSiteTitle>
    <b:URL>https://www.gdpr-advisor.com/gdpr-and-cybersecurity-strengthening-data-protection-against-cyber-threats/</b:URL>
    <b:RefOrder>11</b:RefOrder>
  </b:Source>
  <b:Source>
    <b:Tag>Swi20</b:Tag>
    <b:SourceType>InternetSite</b:SourceType>
    <b:Guid>{FBDA6306-BB3E-48CF-B6A3-B94E3591B0C8}</b:Guid>
    <b:Author>
      <b:Author>
        <b:NameList>
          <b:Person>
            <b:Last>Goswami</b:Last>
            <b:First>Swish</b:First>
          </b:Person>
        </b:NameList>
      </b:Author>
    </b:Author>
    <b:Title>The Rising Concern Around Consumer Data And Privacy</b:Title>
    <b:InternetSiteTitle>Forbes</b:InternetSiteTitle>
    <b:Year>2020</b:Year>
    <b:Month>12</b:Month>
    <b:Day>14</b:Day>
    <b:URL>https://www.forbes.com/councils/forbestechcouncil/2020/12/14/the-rising-concern-around-consumer-data-and-privacy/</b:URL>
    <b:RefOrder>12</b:RefOrder>
  </b:Source>
  <b:Source>
    <b:Tag>UMA25</b:Tag>
    <b:SourceType>InternetSite</b:SourceType>
    <b:Guid>{B65CEB47-D7AD-49C3-A1AF-34AB8AE3E967}</b:Guid>
    <b:Author>
      <b:Author>
        <b:Corporate>UMATechnology</b:Corporate>
      </b:Author>
    </b:Author>
    <b:Title>Why Apple’s Consumer Privacy Options are Stronger</b:Title>
    <b:InternetSiteTitle>UMATechnology</b:InternetSiteTitle>
    <b:Year>2025</b:Year>
    <b:Month>01</b:Month>
    <b:Day>01</b:Day>
    <b:URL>https://umatechnology.org/why-apples-consumer-privacy-options-are-stronger/</b:URL>
    <b:RefOrder>13</b:RefOrder>
  </b:Source>
  <b:Source>
    <b:Tag>Dan25</b:Tag>
    <b:SourceType>InternetSite</b:SourceType>
    <b:Guid>{74246BAE-18CA-4CB2-8347-3812A1809F87}</b:Guid>
    <b:Author>
      <b:Author>
        <b:NameList>
          <b:Person>
            <b:Last>Akomolafe</b:Last>
            <b:First>Danil</b:First>
          </b:Person>
        </b:NameList>
      </b:Author>
    </b:Author>
    <b:Title>Beyond Compliance: Why Data Privacy Can Be a Competitive Advantage</b:Title>
    <b:InternetSiteTitle>EM360</b:InternetSiteTitle>
    <b:Year>2025</b:Year>
    <b:Month>08</b:Month>
    <b:Day>11</b:Day>
    <b:URL>https://em360tech.com/tech-articles/beyond-compliance-why-data-privacy-can-be-competitive-advantage</b:URL>
    <b:RefOrder>14</b:RefOrder>
  </b:Source>
  <b:Source>
    <b:Tag>Sal24</b:Tag>
    <b:SourceType>InternetSite</b:SourceType>
    <b:Guid>{6DEF54CE-FB32-4131-9753-79270FFFBDEF}</b:Guid>
    <b:Author>
      <b:Author>
        <b:NameList>
          <b:Person>
            <b:Last>Allen</b:Last>
            <b:First>Sallie</b:First>
          </b:Person>
        </b:NameList>
      </b:Author>
    </b:Author>
    <b:Title>Brand Equity Explained: How to Build and Measure Success</b:Title>
    <b:InternetSiteTitle>Harvard Business School Online</b:InternetSiteTitle>
    <b:Year>2024</b:Year>
    <b:Month>11</b:Month>
    <b:Day>05</b:Day>
    <b:URL>https://online.hbs.edu/blog/post/brand-equity</b:URL>
    <b:RefOrder>15</b:RefOrder>
  </b:Source>
  <b:Source>
    <b:Tag>Cor</b:Tag>
    <b:SourceType>InternetSite</b:SourceType>
    <b:Guid>{359A96C2-E434-4AD2-B2FD-04F47A6EB76B}</b:Guid>
    <b:Author>
      <b:Author>
        <b:Corporate>CorporateDigitalResponsibility</b:Corporate>
      </b:Author>
    </b:Author>
    <b:Title>The world's most global, top ranked Corporate Digital Responsibility site</b:Title>
    <b:InternetSiteTitle>CorporateDigitalResponsibility</b:InternetSiteTitle>
    <b:URL>https://corporatedigitalresponsibility.net/</b:URL>
    <b:RefOrder>16</b:RefOrder>
  </b:Source>
  <b:Source>
    <b:Tag>EY24</b:Tag>
    <b:SourceType>InternetSite</b:SourceType>
    <b:Guid>{0485B2AC-74BF-4B54-B7F4-700C2629A968}</b:Guid>
    <b:Author>
      <b:Author>
        <b:Corporate>EY</b:Corporate>
      </b:Author>
    </b:Author>
    <b:Title>Privacy statement</b:Title>
    <b:InternetSiteTitle>EY</b:InternetSiteTitle>
    <b:Year>2024</b:Year>
    <b:Month>04</b:Month>
    <b:Day>26</b:Day>
    <b:URL>https://www.ey.com/en_ie/legal-and-privacy/privacy-statement</b:URL>
    <b:RefOrder>17</b:RefOrder>
  </b:Source>
  <b:Source>
    <b:Tag>IBM1</b:Tag>
    <b:SourceType>InternetSite</b:SourceType>
    <b:Guid>{FA83C767-58B1-41B2-949D-AF5DD5C27D79}</b:Guid>
    <b:Author>
      <b:Author>
        <b:Corporate>IBM</b:Corporate>
      </b:Author>
    </b:Author>
    <b:Title>What is AI ethics?</b:Title>
    <b:InternetSiteTitle>IBM</b:InternetSiteTitle>
    <b:URL>https://www.ibm.com/think/topics/ai-ethics</b:URL>
    <b:RefOrder>18</b:RefOrder>
  </b:Source>
  <b:Source>
    <b:Tag>Leg25</b:Tag>
    <b:SourceType>InternetSite</b:SourceType>
    <b:Guid>{6144EC84-C1AF-417C-B1F9-03E39F7ABE59}</b:Guid>
    <b:Author>
      <b:Author>
        <b:Corporate>Legal Clarity</b:Corporate>
      </b:Author>
    </b:Author>
    <b:Title>What Is Cybersecurity Law? A Legal Overview</b:Title>
    <b:InternetSiteTitle>Legal Clarity</b:InternetSiteTitle>
    <b:Year>2025</b:Year>
    <b:Month>08</b:Month>
    <b:Day>2025</b:Day>
    <b:URL>https://legalclarity.org/what-is-cybersecurity-law-a-legal-overview/</b:URL>
    <b:RefOrder>19</b:RefOrder>
  </b:Source>
  <b:Source>
    <b:Tag>UCD</b:Tag>
    <b:SourceType>InternetSite</b:SourceType>
    <b:Guid>{2E4C5CCA-B8E5-4AF3-A54A-C8FF267EC202}</b:Guid>
    <b:Author>
      <b:Author>
        <b:Corporate>UCD</b:Corporate>
      </b:Author>
    </b:Author>
    <b:Title>Role of the DPO</b:Title>
    <b:InternetSiteTitle>UCD</b:InternetSiteTitle>
    <b:URL>https://www.ucd.ie/gdpr/about/roleofthedpo/</b:URL>
    <b:RefOrder>20</b:RefOrder>
  </b:Source>
  <b:Source>
    <b:Tag>bai25</b:Tag>
    <b:SourceType>InternetSite</b:SourceType>
    <b:Guid>{1F418D6A-3600-4F2F-A5E0-08113E93D2CC}</b:Guid>
    <b:Author>
      <b:Author>
        <b:Corporate>bairesdev</b:Corporate>
      </b:Author>
    </b:Author>
    <b:Title>2025 Automation Trends: How It Will Impact Business &amp; Growth</b:Title>
    <b:InternetSiteTitle>bairesdev</b:InternetSiteTitle>
    <b:Year>2025</b:Year>
    <b:Month>05</b:Month>
    <b:Day>28</b:Day>
    <b:URL>https://www.bairesdev.com/blog/automation-trends/</b:URL>
    <b:RefOrder>21</b:RefOrder>
  </b:Source>
  <b:Source>
    <b:Tag>GDP</b:Tag>
    <b:SourceType>InternetSite</b:SourceType>
    <b:Guid>{E6E01096-5374-4E65-8EB4-B590077A923A}</b:Guid>
    <b:Author>
      <b:Author>
        <b:Corporate>GDPR Advisor</b:Corporate>
      </b:Author>
    </b:Author>
    <b:Title>Navigating GDPR in Hybrid Work Environments: Data Privacy for Remote and Office-Based Employees</b:Title>
    <b:InternetSiteTitle>GDPR Advisor</b:InternetSiteTitle>
    <b:URL>https://www.gdpr-advisor.com/navigating-gdpr-in-hybrid-work-environments-data-privacy-for-remote-and-office-based-employees/#:~:text=This%20article%20explores%20the%20multifaceted%20nature%20of%20data,hybrid%20work%20requires%20renewed%20approaches%20to%2</b:URL>
    <b:RefOrder>22</b:RefOrder>
  </b:Source>
  <b:Source>
    <b:Tag>Ris25</b:Tag>
    <b:SourceType>InternetSite</b:SourceType>
    <b:Guid>{9BD45A6C-4303-46A8-95B8-44A70D400D0D}</b:Guid>
    <b:Author>
      <b:Author>
        <b:Corporate>Riskrecon</b:Corporate>
      </b:Author>
    </b:Author>
    <b:Title>The Psychology of Privacy: Why Consumers Care More Than Ever</b:Title>
    <b:InternetSiteTitle>Riskrecon</b:InternetSiteTitle>
    <b:Year>2025</b:Year>
    <b:Month>04</b:Month>
    <b:Day>16</b:Day>
    <b:URL>https://blog.riskrecon.com/the-psychology-of-privacy-why-consumers-care-more-than-ever#:~:text=Consumers%20are%20more%20aware%20than%20ever%20of%20how,privacy%20from%20a%20liability%20into%20a%20competitive%20advantage.</b:URL>
    <b:RefOrder>23</b:RefOrder>
  </b:Source>
</b:Sources>
</file>

<file path=customXml/itemProps1.xml><?xml version="1.0" encoding="utf-8"?>
<ds:datastoreItem xmlns:ds="http://schemas.openxmlformats.org/officeDocument/2006/customXml" ds:itemID="{FBF5D718-2F05-4A81-8C54-2678C6940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1532</Words>
  <Characters>8738</Characters>
  <Application>Microsoft Office Word</Application>
  <DocSecurity>0</DocSecurity>
  <Lines>72</Lines>
  <Paragraphs>20</Paragraphs>
  <ScaleCrop>false</ScaleCrop>
  <Company/>
  <LinksUpToDate>false</LinksUpToDate>
  <CharactersWithSpaces>10250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A00041045 Leah Comerford</dc:creator>
  <cp:keywords/>
  <dc:description/>
  <cp:lastModifiedBy>A00041045 Leah Comerford</cp:lastModifiedBy>
  <cp:revision>1</cp:revision>
  <dcterms:created xsi:type="dcterms:W3CDTF">2025-11-27T09:47:00Z</dcterms:created>
  <dcterms:modified xsi:type="dcterms:W3CDTF">2025-11-27T09:54:00Z</dcterms:modified>
</cp:coreProperties>
</file>